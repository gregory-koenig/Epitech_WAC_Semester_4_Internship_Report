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C84F29" w14:textId="7E8C5198" w:rsidR="00D077E9" w:rsidRDefault="00D077E9" w:rsidP="00D70D02">
      <w:r>
        <w:rPr>
          <w:noProof/>
        </w:rPr>
        <w:drawing>
          <wp:anchor distT="0" distB="0" distL="114300" distR="114300" simplePos="0" relativeHeight="251658240" behindDoc="1" locked="0" layoutInCell="1" allowOverlap="1" wp14:anchorId="26872FF5" wp14:editId="27B07B3A">
            <wp:simplePos x="0" y="0"/>
            <wp:positionH relativeFrom="column">
              <wp:posOffset>-1342285</wp:posOffset>
            </wp:positionH>
            <wp:positionV relativeFrom="page">
              <wp:align>top</wp:align>
            </wp:positionV>
            <wp:extent cx="8962285" cy="666104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62285" cy="666104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EDC338B" w14:textId="77777777" w:rsidTr="00D077E9">
        <w:trPr>
          <w:trHeight w:val="1894"/>
        </w:trPr>
        <w:tc>
          <w:tcPr>
            <w:tcW w:w="5580" w:type="dxa"/>
            <w:tcBorders>
              <w:top w:val="nil"/>
              <w:left w:val="nil"/>
              <w:bottom w:val="nil"/>
              <w:right w:val="nil"/>
            </w:tcBorders>
          </w:tcPr>
          <w:p w14:paraId="2891938A" w14:textId="2BF7D1C7" w:rsidR="00D077E9" w:rsidRDefault="00D077E9" w:rsidP="00D077E9">
            <w:r>
              <w:rPr>
                <w:noProof/>
              </w:rPr>
              <mc:AlternateContent>
                <mc:Choice Requires="wps">
                  <w:drawing>
                    <wp:inline distT="0" distB="0" distL="0" distR="0" wp14:anchorId="7399A757" wp14:editId="66D7B17F">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0B9498F" w14:textId="4E560E20" w:rsidR="006A20B6" w:rsidRPr="00D86945" w:rsidRDefault="006A20B6" w:rsidP="00D077E9">
                                  <w:pPr>
                                    <w:pStyle w:val="Title"/>
                                    <w:spacing w:after="0"/>
                                  </w:pPr>
                                  <w:r>
                                    <w:t>RAPPORT DE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399A757"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40B9498F" w14:textId="4E560E20" w:rsidR="006A20B6" w:rsidRPr="00D86945" w:rsidRDefault="006A20B6" w:rsidP="00D077E9">
                            <w:pPr>
                              <w:pStyle w:val="Title"/>
                              <w:spacing w:after="0"/>
                            </w:pPr>
                            <w:r>
                              <w:t>RAPPORT DE STAGE</w:t>
                            </w:r>
                          </w:p>
                        </w:txbxContent>
                      </v:textbox>
                      <w10:anchorlock/>
                    </v:shape>
                  </w:pict>
                </mc:Fallback>
              </mc:AlternateContent>
            </w:r>
          </w:p>
          <w:p w14:paraId="73D5DF16" w14:textId="5C605622" w:rsidR="00D077E9" w:rsidRDefault="00D077E9" w:rsidP="00D077E9">
            <w:r>
              <w:rPr>
                <w:noProof/>
              </w:rPr>
              <mc:AlternateContent>
                <mc:Choice Requires="wps">
                  <w:drawing>
                    <wp:inline distT="0" distB="0" distL="0" distR="0" wp14:anchorId="1C622C55" wp14:editId="7D4B7F29">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DDAABF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323232 [3215]" strokeweight="3pt">
                      <w10:anchorlock/>
                    </v:line>
                  </w:pict>
                </mc:Fallback>
              </mc:AlternateContent>
            </w:r>
          </w:p>
        </w:tc>
      </w:tr>
      <w:tr w:rsidR="00D077E9" w14:paraId="241BC34C" w14:textId="77777777" w:rsidTr="00D077E9">
        <w:trPr>
          <w:trHeight w:val="7636"/>
        </w:trPr>
        <w:tc>
          <w:tcPr>
            <w:tcW w:w="5580" w:type="dxa"/>
            <w:tcBorders>
              <w:top w:val="nil"/>
              <w:left w:val="nil"/>
              <w:bottom w:val="nil"/>
              <w:right w:val="nil"/>
            </w:tcBorders>
          </w:tcPr>
          <w:p w14:paraId="10B252B6" w14:textId="77777777" w:rsidR="00D077E9" w:rsidRDefault="00D077E9" w:rsidP="00D077E9">
            <w:pPr>
              <w:rPr>
                <w:noProof/>
              </w:rPr>
            </w:pPr>
          </w:p>
        </w:tc>
      </w:tr>
      <w:tr w:rsidR="00D077E9" w14:paraId="16ED6FD4" w14:textId="77777777" w:rsidTr="00D077E9">
        <w:trPr>
          <w:trHeight w:val="2171"/>
        </w:trPr>
        <w:tc>
          <w:tcPr>
            <w:tcW w:w="5580" w:type="dxa"/>
            <w:tcBorders>
              <w:top w:val="nil"/>
              <w:left w:val="nil"/>
              <w:bottom w:val="nil"/>
              <w:right w:val="nil"/>
            </w:tcBorders>
          </w:tcPr>
          <w:sdt>
            <w:sdtPr>
              <w:id w:val="1080870105"/>
              <w:placeholder>
                <w:docPart w:val="E465BF7E510D417381DCC475537FB162"/>
              </w:placeholder>
              <w15:appearance w15:val="hidden"/>
            </w:sdtPr>
            <w:sdtContent>
              <w:p w14:paraId="581FF068" w14:textId="161D017C" w:rsidR="00D077E9" w:rsidRDefault="00B659A6" w:rsidP="00D077E9">
                <w:r>
                  <w:t>22</w:t>
                </w:r>
                <w:r w:rsidR="00C05D70">
                  <w:t xml:space="preserve"> OCTOBRE</w:t>
                </w:r>
                <w:r w:rsidR="00CC259E">
                  <w:t xml:space="preserve"> 2018 –</w:t>
                </w:r>
                <w:ins w:id="0" w:author="Gregory Koenig" w:date="2019-10-14T18:34:00Z">
                  <w:r w:rsidR="006A7F72">
                    <w:t xml:space="preserve"> </w:t>
                  </w:r>
                </w:ins>
                <w:r>
                  <w:t>11</w:t>
                </w:r>
                <w:r w:rsidR="00C05D70">
                  <w:t xml:space="preserve"> OCTOBRE</w:t>
                </w:r>
                <w:r w:rsidR="00CC259E">
                  <w:t xml:space="preserve"> 2019</w:t>
                </w:r>
              </w:p>
            </w:sdtContent>
          </w:sdt>
          <w:p w14:paraId="5C56AFA7" w14:textId="1A395EC1" w:rsidR="00D077E9" w:rsidRDefault="00D077E9" w:rsidP="00D077E9">
            <w:pPr>
              <w:rPr>
                <w:noProof/>
                <w:sz w:val="10"/>
                <w:szCs w:val="10"/>
              </w:rPr>
            </w:pPr>
            <w:r w:rsidRPr="00D86945">
              <w:rPr>
                <w:noProof/>
                <w:sz w:val="10"/>
                <w:szCs w:val="10"/>
              </w:rPr>
              <mc:AlternateContent>
                <mc:Choice Requires="wps">
                  <w:drawing>
                    <wp:inline distT="0" distB="0" distL="0" distR="0" wp14:anchorId="545A3045" wp14:editId="22FAA1F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2EBA8D4"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323232 [3215]" strokeweight="3pt">
                      <w10:anchorlock/>
                    </v:line>
                  </w:pict>
                </mc:Fallback>
              </mc:AlternateContent>
            </w:r>
          </w:p>
          <w:p w14:paraId="049D8CC3" w14:textId="77777777" w:rsidR="00D077E9" w:rsidRDefault="00D077E9" w:rsidP="00D077E9">
            <w:pPr>
              <w:rPr>
                <w:noProof/>
                <w:sz w:val="10"/>
                <w:szCs w:val="10"/>
              </w:rPr>
            </w:pPr>
          </w:p>
          <w:p w14:paraId="2B2DC851" w14:textId="77777777" w:rsidR="00D077E9" w:rsidRDefault="00D077E9" w:rsidP="00D077E9">
            <w:pPr>
              <w:rPr>
                <w:noProof/>
                <w:sz w:val="10"/>
                <w:szCs w:val="10"/>
              </w:rPr>
            </w:pPr>
          </w:p>
          <w:p w14:paraId="166A9D1A" w14:textId="23FC412E" w:rsidR="00D077E9" w:rsidRPr="00C05D70" w:rsidRDefault="00C1669A" w:rsidP="00D077E9">
            <w:pPr>
              <w:rPr>
                <w:lang w:val="fr-FR"/>
              </w:rPr>
            </w:pPr>
            <w:sdt>
              <w:sdtPr>
                <w:id w:val="-1740469667"/>
                <w:placeholder>
                  <w:docPart w:val="F0CF3CCBFD1E49B08349092A51802AA1"/>
                </w:placeholder>
                <w15:appearance w15:val="hidden"/>
              </w:sdtPr>
              <w:sdtContent>
                <w:r w:rsidR="00C05D70" w:rsidRPr="00C05D70">
                  <w:rPr>
                    <w:lang w:val="fr-FR"/>
                  </w:rPr>
                  <w:t xml:space="preserve">Réalisation d’un site </w:t>
                </w:r>
                <w:del w:id="1" w:author="Gregory Koenig" w:date="2019-10-15T21:56:00Z">
                  <w:r w:rsidR="00C05D70" w:rsidRPr="00C05D70" w:rsidDel="006F2E83">
                    <w:rPr>
                      <w:lang w:val="fr-FR"/>
                    </w:rPr>
                    <w:delText>web</w:delText>
                  </w:r>
                </w:del>
                <w:ins w:id="2" w:author="Gregory Koenig" w:date="2019-10-15T21:56:00Z">
                  <w:r w:rsidR="006F2E83">
                    <w:rPr>
                      <w:lang w:val="fr-FR"/>
                    </w:rPr>
                    <w:t>Web</w:t>
                  </w:r>
                </w:ins>
                <w:r w:rsidR="00C05D70" w:rsidRPr="00C05D70">
                  <w:rPr>
                    <w:lang w:val="fr-FR"/>
                  </w:rPr>
                  <w:t xml:space="preserve"> a</w:t>
                </w:r>
                <w:r w:rsidR="00C05D70">
                  <w:rPr>
                    <w:lang w:val="fr-FR"/>
                  </w:rPr>
                  <w:t xml:space="preserve">vec Drupal en tant que développeur </w:t>
                </w:r>
                <w:del w:id="3" w:author="Gregory Koenig" w:date="2019-10-15T21:56:00Z">
                  <w:r w:rsidR="00C05D70" w:rsidDel="006F2E83">
                    <w:rPr>
                      <w:lang w:val="fr-FR"/>
                    </w:rPr>
                    <w:delText>web</w:delText>
                  </w:r>
                </w:del>
                <w:ins w:id="4" w:author="Gregory Koenig" w:date="2019-10-15T21:56:00Z">
                  <w:r w:rsidR="006F2E83">
                    <w:rPr>
                      <w:lang w:val="fr-FR"/>
                    </w:rPr>
                    <w:t>Web</w:t>
                  </w:r>
                </w:ins>
              </w:sdtContent>
            </w:sdt>
          </w:p>
          <w:p w14:paraId="1319A179" w14:textId="7D63BFFA" w:rsidR="00D077E9" w:rsidRDefault="00C05D70" w:rsidP="00D077E9">
            <w:proofErr w:type="spellStart"/>
            <w:r>
              <w:rPr>
                <w:rFonts w:cstheme="minorHAnsi"/>
              </w:rPr>
              <w:t>É</w:t>
            </w:r>
            <w:r>
              <w:t>crit</w:t>
            </w:r>
            <w:proofErr w:type="spellEnd"/>
            <w:r>
              <w:t xml:space="preserve"> </w:t>
            </w:r>
            <w:proofErr w:type="gramStart"/>
            <w:r>
              <w:t xml:space="preserve">par </w:t>
            </w:r>
            <w:r w:rsidR="00D077E9" w:rsidRPr="00B231E5">
              <w:t>:</w:t>
            </w:r>
            <w:proofErr w:type="gramEnd"/>
            <w:r w:rsidR="00D077E9">
              <w:t xml:space="preserve"> </w:t>
            </w:r>
            <w:sdt>
              <w:sdtPr>
                <w:alias w:val="Your Name"/>
                <w:tag w:val="Your Name"/>
                <w:id w:val="-180584491"/>
                <w:placeholder>
                  <w:docPart w:val="3394A55D21B94572BC558B7FE260F0A5"/>
                </w:placeholder>
                <w:dataBinding w:prefixMappings="xmlns:ns0='http://schemas.microsoft.com/office/2006/coverPageProps' " w:xpath="/ns0:CoverPageProperties[1]/ns0:CompanyFax[1]" w:storeItemID="{55AF091B-3C7A-41E3-B477-F2FDAA23CFDA}"/>
                <w15:appearance w15:val="hidden"/>
                <w:text w:multiLine="1"/>
              </w:sdtPr>
              <w:sdtContent>
                <w:proofErr w:type="spellStart"/>
                <w:r w:rsidR="004930B5">
                  <w:t>Gr</w:t>
                </w:r>
                <w:r>
                  <w:t>é</w:t>
                </w:r>
                <w:r w:rsidR="004930B5">
                  <w:t>gory</w:t>
                </w:r>
                <w:proofErr w:type="spellEnd"/>
                <w:r w:rsidR="004930B5">
                  <w:t xml:space="preserve"> Koenig</w:t>
                </w:r>
              </w:sdtContent>
            </w:sdt>
          </w:p>
          <w:p w14:paraId="59546D2E" w14:textId="77777777" w:rsidR="00D077E9" w:rsidRPr="00D86945" w:rsidRDefault="00D077E9" w:rsidP="00D077E9">
            <w:pPr>
              <w:rPr>
                <w:noProof/>
                <w:sz w:val="10"/>
                <w:szCs w:val="10"/>
              </w:rPr>
            </w:pPr>
          </w:p>
        </w:tc>
      </w:tr>
    </w:tbl>
    <w:p w14:paraId="2DE7E3FF" w14:textId="3AF257BF" w:rsidR="00D077E9" w:rsidRDefault="00CC259E">
      <w:pPr>
        <w:spacing w:after="200"/>
      </w:pPr>
      <w:r>
        <w:rPr>
          <w:noProof/>
        </w:rPr>
        <w:drawing>
          <wp:anchor distT="0" distB="0" distL="114300" distR="114300" simplePos="0" relativeHeight="251664384" behindDoc="1" locked="0" layoutInCell="1" allowOverlap="1" wp14:anchorId="58F95620" wp14:editId="05EA3883">
            <wp:simplePos x="0" y="0"/>
            <wp:positionH relativeFrom="column">
              <wp:posOffset>4615180</wp:posOffset>
            </wp:positionH>
            <wp:positionV relativeFrom="paragraph">
              <wp:posOffset>5534660</wp:posOffset>
            </wp:positionV>
            <wp:extent cx="1530350" cy="1066165"/>
            <wp:effectExtent l="0" t="0" r="0" b="635"/>
            <wp:wrapTight wrapText="bothSides">
              <wp:wrapPolygon edited="0">
                <wp:start x="2958" y="0"/>
                <wp:lineTo x="538" y="6175"/>
                <wp:lineTo x="0" y="8491"/>
                <wp:lineTo x="0" y="10035"/>
                <wp:lineTo x="1076" y="12350"/>
                <wp:lineTo x="1076" y="12736"/>
                <wp:lineTo x="11562" y="21227"/>
                <wp:lineTo x="14251" y="21227"/>
                <wp:lineTo x="15864" y="18525"/>
                <wp:lineTo x="18553" y="12350"/>
                <wp:lineTo x="20435" y="6175"/>
                <wp:lineTo x="21241" y="2702"/>
                <wp:lineTo x="21241" y="1158"/>
                <wp:lineTo x="20704" y="0"/>
                <wp:lineTo x="2958" y="0"/>
              </wp:wrapPolygon>
            </wp:wrapTight>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1530350" cy="1066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0FA10F4C" wp14:editId="218F95C6">
            <wp:simplePos x="0" y="0"/>
            <wp:positionH relativeFrom="column">
              <wp:posOffset>4812030</wp:posOffset>
            </wp:positionH>
            <wp:positionV relativeFrom="paragraph">
              <wp:posOffset>6703060</wp:posOffset>
            </wp:positionV>
            <wp:extent cx="1188622" cy="682696"/>
            <wp:effectExtent l="0" t="0" r="0" b="3175"/>
            <wp:wrapTight wrapText="bothSides">
              <wp:wrapPolygon edited="0">
                <wp:start x="0" y="0"/>
                <wp:lineTo x="0" y="21098"/>
                <wp:lineTo x="21127" y="21098"/>
                <wp:lineTo x="21127" y="0"/>
                <wp:lineTo x="0" y="0"/>
              </wp:wrapPolygon>
            </wp:wrapTight>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manis-ici-la-bas.png"/>
                    <pic:cNvPicPr/>
                  </pic:nvPicPr>
                  <pic:blipFill>
                    <a:blip r:embed="rId11">
                      <a:extLst>
                        <a:ext uri="{28A0092B-C50C-407E-A947-70E740481C1C}">
                          <a14:useLocalDpi xmlns:a14="http://schemas.microsoft.com/office/drawing/2010/main" val="0"/>
                        </a:ext>
                      </a:extLst>
                    </a:blip>
                    <a:stretch>
                      <a:fillRect/>
                    </a:stretch>
                  </pic:blipFill>
                  <pic:spPr>
                    <a:xfrm>
                      <a:off x="0" y="0"/>
                      <a:ext cx="1188622" cy="682696"/>
                    </a:xfrm>
                    <a:prstGeom prst="rect">
                      <a:avLst/>
                    </a:prstGeom>
                  </pic:spPr>
                </pic:pic>
              </a:graphicData>
            </a:graphic>
          </wp:anchor>
        </w:drawing>
      </w:r>
      <w:r w:rsidR="004930B5">
        <w:rPr>
          <w:noProof/>
        </w:rPr>
        <w:drawing>
          <wp:anchor distT="0" distB="0" distL="114300" distR="114300" simplePos="0" relativeHeight="251662336" behindDoc="1" locked="0" layoutInCell="1" allowOverlap="1" wp14:anchorId="6AA59347" wp14:editId="603C7CF1">
            <wp:simplePos x="0" y="0"/>
            <wp:positionH relativeFrom="column">
              <wp:posOffset>4316730</wp:posOffset>
            </wp:positionH>
            <wp:positionV relativeFrom="paragraph">
              <wp:posOffset>7548245</wp:posOffset>
            </wp:positionV>
            <wp:extent cx="2159000" cy="642528"/>
            <wp:effectExtent l="0" t="0" r="0" b="5715"/>
            <wp:wrapTight wrapText="bothSides">
              <wp:wrapPolygon edited="0">
                <wp:start x="0" y="0"/>
                <wp:lineTo x="0" y="21151"/>
                <wp:lineTo x="21346" y="21151"/>
                <wp:lineTo x="213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webacademi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9000" cy="642528"/>
                    </a:xfrm>
                    <a:prstGeom prst="rect">
                      <a:avLst/>
                    </a:prstGeom>
                  </pic:spPr>
                </pic:pic>
              </a:graphicData>
            </a:graphic>
          </wp:anchor>
        </w:drawing>
      </w:r>
      <w:r w:rsidR="00D077E9">
        <w:rPr>
          <w:noProof/>
        </w:rPr>
        <mc:AlternateContent>
          <mc:Choice Requires="wps">
            <w:drawing>
              <wp:anchor distT="0" distB="0" distL="114300" distR="114300" simplePos="0" relativeHeight="251659264" behindDoc="1" locked="0" layoutInCell="1" allowOverlap="1" wp14:anchorId="002C02F9" wp14:editId="0D188318">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3C86B"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" fillcolor="white [3212]"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08DAB439" wp14:editId="6BF7200B">
                <wp:simplePos x="0" y="0"/>
                <wp:positionH relativeFrom="column">
                  <wp:posOffset>-205105</wp:posOffset>
                </wp:positionH>
                <wp:positionV relativeFrom="page">
                  <wp:posOffset>900430</wp:posOffset>
                </wp:positionV>
                <wp:extent cx="3938905" cy="8267700"/>
                <wp:effectExtent l="57150" t="19050" r="61595" b="9525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46227E8" w14:textId="104A7731" w:rsidR="006A20B6" w:rsidRPr="00C05D70" w:rsidRDefault="006A20B6" w:rsidP="00304F51">
                            <w:pPr>
                              <w:jc w:val="center"/>
                              <w:rPr>
                                <w:lang w:val="fr-FR"/>
                              </w:rPr>
                            </w:pPr>
                            <w:proofErr w:type="spellStart"/>
                            <w:r w:rsidRPr="00C05D70">
                              <w:rPr>
                                <w:lang w:val="fr-FR"/>
                              </w:rPr>
                              <w:t>Web@cademie</w:t>
                            </w:r>
                            <w:proofErr w:type="spellEnd"/>
                            <w:r w:rsidRPr="00C05D70">
                              <w:rPr>
                                <w:lang w:val="fr-FR"/>
                              </w:rPr>
                              <w:t xml:space="preserve"> by EPITECH</w:t>
                            </w:r>
                          </w:p>
                          <w:p w14:paraId="13CB5B42" w14:textId="77754274" w:rsidR="006A20B6" w:rsidRPr="00C05D70" w:rsidRDefault="006A20B6" w:rsidP="00304F51">
                            <w:pPr>
                              <w:jc w:val="center"/>
                              <w:rPr>
                                <w:sz w:val="24"/>
                                <w:szCs w:val="24"/>
                                <w:lang w:val="fr-FR"/>
                              </w:rPr>
                            </w:pPr>
                            <w:r w:rsidRPr="00C05D70">
                              <w:rPr>
                                <w:sz w:val="24"/>
                                <w:szCs w:val="24"/>
                                <w:lang w:val="fr-FR"/>
                              </w:rPr>
                              <w:t>4 rue du Dôme</w:t>
                            </w:r>
                          </w:p>
                          <w:p w14:paraId="688341E4" w14:textId="05B5B4E2" w:rsidR="006A20B6" w:rsidRPr="00C05D70" w:rsidRDefault="006A20B6" w:rsidP="00304F51">
                            <w:pPr>
                              <w:jc w:val="center"/>
                              <w:rPr>
                                <w:sz w:val="24"/>
                                <w:szCs w:val="24"/>
                                <w:lang w:val="fr-FR"/>
                              </w:rPr>
                            </w:pPr>
                            <w:r w:rsidRPr="00C05D70">
                              <w:rPr>
                                <w:sz w:val="24"/>
                                <w:szCs w:val="24"/>
                                <w:lang w:val="fr-FR"/>
                              </w:rPr>
                              <w:t>67000 Strasbourg</w:t>
                            </w:r>
                          </w:p>
                          <w:p w14:paraId="3DDB75A3" w14:textId="6D771F49" w:rsidR="006A20B6" w:rsidRPr="00C05D70" w:rsidRDefault="006A20B6" w:rsidP="00304F51">
                            <w:pPr>
                              <w:jc w:val="center"/>
                              <w:rPr>
                                <w:sz w:val="24"/>
                                <w:szCs w:val="24"/>
                                <w:lang w:val="fr-FR"/>
                              </w:rPr>
                            </w:pPr>
                            <w:r w:rsidRPr="00C05D70">
                              <w:rPr>
                                <w:sz w:val="24"/>
                                <w:szCs w:val="24"/>
                                <w:lang w:val="fr-FR"/>
                              </w:rPr>
                              <w:t>France</w:t>
                            </w:r>
                          </w:p>
                          <w:p w14:paraId="0DF835C0" w14:textId="305FD0EE" w:rsidR="006A20B6" w:rsidRPr="00B659A6" w:rsidRDefault="006A20B6" w:rsidP="00304F51">
                            <w:pPr>
                              <w:jc w:val="center"/>
                              <w:rPr>
                                <w:sz w:val="24"/>
                                <w:szCs w:val="24"/>
                                <w:lang w:val="fr-FR"/>
                              </w:rPr>
                            </w:pPr>
                            <w:r>
                              <w:rPr>
                                <w:sz w:val="24"/>
                                <w:szCs w:val="24"/>
                                <w:lang w:val="fr-FR"/>
                              </w:rPr>
                              <w:t xml:space="preserve">Superviseur </w:t>
                            </w:r>
                            <w:r w:rsidRPr="00B659A6">
                              <w:rPr>
                                <w:sz w:val="24"/>
                                <w:szCs w:val="24"/>
                                <w:lang w:val="fr-FR"/>
                              </w:rPr>
                              <w:t xml:space="preserve">: Lucille </w:t>
                            </w:r>
                            <w:proofErr w:type="spellStart"/>
                            <w:r w:rsidRPr="00B659A6">
                              <w:rPr>
                                <w:sz w:val="24"/>
                                <w:szCs w:val="24"/>
                                <w:lang w:val="fr-FR"/>
                              </w:rPr>
                              <w:t>Herbay</w:t>
                            </w:r>
                            <w:proofErr w:type="spellEnd"/>
                          </w:p>
                          <w:p w14:paraId="1BFFDD54" w14:textId="71169738" w:rsidR="006A20B6" w:rsidRPr="00B659A6" w:rsidRDefault="006A20B6" w:rsidP="00304F51">
                            <w:pPr>
                              <w:jc w:val="center"/>
                              <w:rPr>
                                <w:sz w:val="24"/>
                                <w:szCs w:val="24"/>
                                <w:lang w:val="fr-FR"/>
                              </w:rPr>
                            </w:pPr>
                            <w:r w:rsidRPr="00B659A6">
                              <w:rPr>
                                <w:sz w:val="24"/>
                                <w:szCs w:val="24"/>
                                <w:lang w:val="fr-FR"/>
                              </w:rPr>
                              <w:t>lucille1.herbay@epitech.eu</w:t>
                            </w:r>
                          </w:p>
                          <w:p w14:paraId="4820645E" w14:textId="1DB74CD5" w:rsidR="006A20B6" w:rsidRPr="00B659A6" w:rsidRDefault="006A20B6" w:rsidP="00304F51">
                            <w:pPr>
                              <w:jc w:val="center"/>
                              <w:rPr>
                                <w:lang w:val="fr-FR"/>
                              </w:rPr>
                            </w:pPr>
                          </w:p>
                          <w:p w14:paraId="1C0B4353" w14:textId="05E00DFC" w:rsidR="006A20B6" w:rsidRPr="00B659A6" w:rsidRDefault="006A20B6" w:rsidP="00304F51">
                            <w:pPr>
                              <w:jc w:val="center"/>
                              <w:rPr>
                                <w:lang w:val="fr-FR"/>
                              </w:rPr>
                            </w:pPr>
                            <w:r w:rsidRPr="00B659A6">
                              <w:rPr>
                                <w:lang w:val="fr-FR"/>
                              </w:rPr>
                              <w:t>HUMANIS</w:t>
                            </w:r>
                          </w:p>
                          <w:p w14:paraId="7F852D66" w14:textId="1AF6981A" w:rsidR="006A20B6" w:rsidRPr="00B659A6" w:rsidRDefault="006A20B6" w:rsidP="00304F51">
                            <w:pPr>
                              <w:jc w:val="center"/>
                              <w:rPr>
                                <w:sz w:val="24"/>
                                <w:szCs w:val="24"/>
                                <w:lang w:val="fr-FR"/>
                              </w:rPr>
                            </w:pPr>
                            <w:r w:rsidRPr="00B659A6">
                              <w:rPr>
                                <w:sz w:val="24"/>
                                <w:szCs w:val="24"/>
                                <w:lang w:val="fr-FR"/>
                              </w:rPr>
                              <w:t>7 rue du Héron</w:t>
                            </w:r>
                          </w:p>
                          <w:p w14:paraId="0135D1E6" w14:textId="26E8F73A" w:rsidR="006A20B6" w:rsidRPr="007F68E8" w:rsidRDefault="006A20B6" w:rsidP="00304F51">
                            <w:pPr>
                              <w:jc w:val="center"/>
                              <w:rPr>
                                <w:sz w:val="24"/>
                                <w:szCs w:val="24"/>
                                <w:lang w:val="fr-FR"/>
                                <w:rPrChange w:id="5" w:author="Gregory Koenig" w:date="2019-10-15T00:08:00Z">
                                  <w:rPr>
                                    <w:sz w:val="24"/>
                                    <w:szCs w:val="24"/>
                                  </w:rPr>
                                </w:rPrChange>
                              </w:rPr>
                            </w:pPr>
                            <w:r w:rsidRPr="007F68E8">
                              <w:rPr>
                                <w:sz w:val="24"/>
                                <w:szCs w:val="24"/>
                                <w:lang w:val="fr-FR"/>
                                <w:rPrChange w:id="6" w:author="Gregory Koenig" w:date="2019-10-15T00:08:00Z">
                                  <w:rPr>
                                    <w:sz w:val="24"/>
                                    <w:szCs w:val="24"/>
                                  </w:rPr>
                                </w:rPrChange>
                              </w:rPr>
                              <w:t xml:space="preserve">67400 </w:t>
                            </w:r>
                            <w:proofErr w:type="spellStart"/>
                            <w:r w:rsidRPr="007F68E8">
                              <w:rPr>
                                <w:sz w:val="24"/>
                                <w:szCs w:val="24"/>
                                <w:lang w:val="fr-FR"/>
                                <w:rPrChange w:id="7" w:author="Gregory Koenig" w:date="2019-10-15T00:08:00Z">
                                  <w:rPr>
                                    <w:sz w:val="24"/>
                                    <w:szCs w:val="24"/>
                                  </w:rPr>
                                </w:rPrChange>
                              </w:rPr>
                              <w:t>Schilitgheim</w:t>
                            </w:r>
                            <w:proofErr w:type="spellEnd"/>
                          </w:p>
                          <w:p w14:paraId="52613D97" w14:textId="2CD4A337" w:rsidR="006A20B6" w:rsidRPr="007F68E8" w:rsidRDefault="006A20B6" w:rsidP="00304F51">
                            <w:pPr>
                              <w:jc w:val="center"/>
                              <w:rPr>
                                <w:sz w:val="24"/>
                                <w:szCs w:val="24"/>
                                <w:lang w:val="fr-FR"/>
                                <w:rPrChange w:id="8" w:author="Gregory Koenig" w:date="2019-10-15T00:08:00Z">
                                  <w:rPr>
                                    <w:sz w:val="24"/>
                                    <w:szCs w:val="24"/>
                                  </w:rPr>
                                </w:rPrChange>
                              </w:rPr>
                            </w:pPr>
                            <w:r w:rsidRPr="007F68E8">
                              <w:rPr>
                                <w:sz w:val="24"/>
                                <w:szCs w:val="24"/>
                                <w:lang w:val="fr-FR"/>
                                <w:rPrChange w:id="9" w:author="Gregory Koenig" w:date="2019-10-15T00:08:00Z">
                                  <w:rPr>
                                    <w:sz w:val="24"/>
                                    <w:szCs w:val="24"/>
                                  </w:rPr>
                                </w:rPrChange>
                              </w:rPr>
                              <w:t>France</w:t>
                            </w:r>
                          </w:p>
                          <w:p w14:paraId="514DBAEE" w14:textId="796E1E53" w:rsidR="006A20B6" w:rsidRPr="00C05D70" w:rsidRDefault="006A20B6" w:rsidP="00304F51">
                            <w:pPr>
                              <w:jc w:val="center"/>
                              <w:rPr>
                                <w:sz w:val="24"/>
                                <w:szCs w:val="24"/>
                              </w:rPr>
                            </w:pPr>
                            <w:proofErr w:type="spellStart"/>
                            <w:proofErr w:type="gramStart"/>
                            <w:r w:rsidRPr="007F68E8">
                              <w:rPr>
                                <w:sz w:val="24"/>
                                <w:szCs w:val="24"/>
                                <w:rPrChange w:id="10" w:author="Gregory Koenig" w:date="2019-10-15T00:08:00Z">
                                  <w:rPr>
                                    <w:sz w:val="24"/>
                                    <w:szCs w:val="24"/>
                                    <w:lang w:val="fr-FR"/>
                                  </w:rPr>
                                </w:rPrChange>
                              </w:rPr>
                              <w:t>Superviseur</w:t>
                            </w:r>
                            <w:proofErr w:type="spellEnd"/>
                            <w:r w:rsidRPr="007F68E8">
                              <w:rPr>
                                <w:sz w:val="24"/>
                                <w:szCs w:val="24"/>
                                <w:rPrChange w:id="11" w:author="Gregory Koenig" w:date="2019-10-15T00:08:00Z">
                                  <w:rPr>
                                    <w:sz w:val="24"/>
                                    <w:szCs w:val="24"/>
                                    <w:lang w:val="fr-FR"/>
                                  </w:rPr>
                                </w:rPrChange>
                              </w:rPr>
                              <w:t xml:space="preserve"> </w:t>
                            </w:r>
                            <w:r w:rsidRPr="00C05D70">
                              <w:rPr>
                                <w:sz w:val="24"/>
                                <w:szCs w:val="24"/>
                              </w:rPr>
                              <w:t>:</w:t>
                            </w:r>
                            <w:proofErr w:type="gramEnd"/>
                            <w:r w:rsidRPr="00C05D70">
                              <w:rPr>
                                <w:sz w:val="24"/>
                                <w:szCs w:val="24"/>
                              </w:rPr>
                              <w:t xml:space="preserve"> Fethi </w:t>
                            </w:r>
                            <w:proofErr w:type="spellStart"/>
                            <w:r w:rsidRPr="00C05D70">
                              <w:rPr>
                                <w:sz w:val="24"/>
                                <w:szCs w:val="24"/>
                              </w:rPr>
                              <w:t>Merad</w:t>
                            </w:r>
                            <w:proofErr w:type="spellEnd"/>
                          </w:p>
                          <w:p w14:paraId="1F4CCF09" w14:textId="2684A74F" w:rsidR="006A20B6" w:rsidRPr="00C05D70" w:rsidRDefault="006A20B6" w:rsidP="00304F51">
                            <w:pPr>
                              <w:jc w:val="center"/>
                              <w:rPr>
                                <w:sz w:val="24"/>
                                <w:szCs w:val="24"/>
                              </w:rPr>
                            </w:pPr>
                            <w:r w:rsidRPr="00C05D70">
                              <w:rPr>
                                <w:sz w:val="24"/>
                                <w:szCs w:val="24"/>
                              </w:rPr>
                              <w:t>merad@humanis.org</w:t>
                            </w:r>
                          </w:p>
                          <w:p w14:paraId="39A3BA77" w14:textId="593531B5" w:rsidR="006A20B6" w:rsidRPr="00C05D70" w:rsidRDefault="006A20B6" w:rsidP="00304F51">
                            <w:pPr>
                              <w:jc w:val="center"/>
                            </w:pPr>
                          </w:p>
                          <w:p w14:paraId="68C0DBB8" w14:textId="12795773" w:rsidR="006A20B6" w:rsidRPr="00304F51" w:rsidRDefault="006A20B6" w:rsidP="00304F51">
                            <w:pPr>
                              <w:jc w:val="center"/>
                              <w:rPr>
                                <w:lang w:val="fr-FR"/>
                              </w:rPr>
                            </w:pPr>
                            <w:proofErr w:type="spellStart"/>
                            <w:r w:rsidRPr="00304F51">
                              <w:rPr>
                                <w:lang w:val="fr-FR"/>
                              </w:rPr>
                              <w:t>Actency</w:t>
                            </w:r>
                            <w:proofErr w:type="spellEnd"/>
                          </w:p>
                          <w:p w14:paraId="541C9BEF" w14:textId="6E7AB455" w:rsidR="006A20B6" w:rsidRPr="00B659A6" w:rsidRDefault="006A20B6" w:rsidP="00304F51">
                            <w:pPr>
                              <w:jc w:val="center"/>
                              <w:rPr>
                                <w:sz w:val="24"/>
                                <w:szCs w:val="24"/>
                                <w:lang w:val="fr-FR"/>
                              </w:rPr>
                            </w:pPr>
                            <w:r w:rsidRPr="00B659A6">
                              <w:rPr>
                                <w:sz w:val="24"/>
                                <w:szCs w:val="24"/>
                                <w:lang w:val="fr-FR"/>
                              </w:rPr>
                              <w:t>44 avenue de Colmar</w:t>
                            </w:r>
                          </w:p>
                          <w:p w14:paraId="74650AE6" w14:textId="63BEA6FB" w:rsidR="006A20B6" w:rsidRPr="00B659A6" w:rsidRDefault="006A20B6" w:rsidP="00304F51">
                            <w:pPr>
                              <w:jc w:val="center"/>
                              <w:rPr>
                                <w:sz w:val="24"/>
                                <w:szCs w:val="24"/>
                                <w:lang w:val="fr-FR"/>
                              </w:rPr>
                            </w:pPr>
                            <w:r w:rsidRPr="00B659A6">
                              <w:rPr>
                                <w:sz w:val="24"/>
                                <w:szCs w:val="24"/>
                                <w:lang w:val="fr-FR"/>
                              </w:rPr>
                              <w:t>67100 Strasbourg</w:t>
                            </w:r>
                          </w:p>
                          <w:p w14:paraId="2418E492" w14:textId="683097A7" w:rsidR="006A20B6" w:rsidRPr="00C05D70" w:rsidRDefault="006A20B6" w:rsidP="00304F51">
                            <w:pPr>
                              <w:jc w:val="center"/>
                              <w:rPr>
                                <w:sz w:val="24"/>
                                <w:szCs w:val="24"/>
                                <w:lang w:val="fr-FR"/>
                              </w:rPr>
                            </w:pPr>
                            <w:r w:rsidRPr="00C05D70">
                              <w:rPr>
                                <w:sz w:val="24"/>
                                <w:szCs w:val="24"/>
                                <w:lang w:val="fr-FR"/>
                              </w:rPr>
                              <w:t>France</w:t>
                            </w:r>
                          </w:p>
                          <w:p w14:paraId="6041B61E" w14:textId="197C4626" w:rsidR="006A20B6" w:rsidRPr="00B659A6" w:rsidRDefault="006A20B6" w:rsidP="00304F51">
                            <w:pPr>
                              <w:jc w:val="center"/>
                              <w:rPr>
                                <w:sz w:val="24"/>
                                <w:szCs w:val="24"/>
                              </w:rPr>
                            </w:pPr>
                            <w:r>
                              <w:rPr>
                                <w:sz w:val="24"/>
                                <w:szCs w:val="24"/>
                                <w:lang w:val="fr-FR"/>
                              </w:rPr>
                              <w:t xml:space="preserve">Superviseurs </w:t>
                            </w:r>
                            <w:r w:rsidRPr="00B659A6">
                              <w:rPr>
                                <w:sz w:val="24"/>
                                <w:szCs w:val="24"/>
                              </w:rPr>
                              <w:t>: Nicolas Loye</w:t>
                            </w:r>
                            <w:r>
                              <w:rPr>
                                <w:sz w:val="24"/>
                                <w:szCs w:val="24"/>
                              </w:rPr>
                              <w:t xml:space="preserve">, </w:t>
                            </w:r>
                            <w:r w:rsidRPr="00B659A6">
                              <w:rPr>
                                <w:sz w:val="24"/>
                                <w:szCs w:val="24"/>
                              </w:rPr>
                              <w:t>Christophe Klein</w:t>
                            </w:r>
                          </w:p>
                          <w:p w14:paraId="74595837" w14:textId="0D2108A9" w:rsidR="006A20B6" w:rsidRDefault="006A20B6" w:rsidP="0077130D">
                            <w:pPr>
                              <w:jc w:val="center"/>
                              <w:rPr>
                                <w:sz w:val="24"/>
                                <w:szCs w:val="24"/>
                              </w:rPr>
                            </w:pPr>
                            <w:r w:rsidRPr="00B659A6">
                              <w:rPr>
                                <w:sz w:val="24"/>
                                <w:szCs w:val="24"/>
                              </w:rPr>
                              <w:t>nicolas.loye@actency.fr</w:t>
                            </w:r>
                          </w:p>
                          <w:p w14:paraId="199CA2D3" w14:textId="3B422A30" w:rsidR="006A20B6" w:rsidRPr="00B659A6" w:rsidRDefault="006A20B6" w:rsidP="00304F51">
                            <w:pPr>
                              <w:jc w:val="center"/>
                              <w:rPr>
                                <w:sz w:val="24"/>
                                <w:szCs w:val="24"/>
                              </w:rPr>
                            </w:pPr>
                            <w:r w:rsidRPr="00B659A6">
                              <w:rPr>
                                <w:sz w:val="24"/>
                                <w:szCs w:val="24"/>
                              </w:rPr>
                              <w:t>christophe.klein@actency.fr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DAB439" id="Rectangle 3" o:spid="_x0000_s1027"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" fillcolor="white [3212]" stroked="f" strokeweight="2pt">
                <v:shadow on="t" color="black" opacity="26214f" origin=",-.5" offset="0,3pt"/>
                <v:textbox>
                  <w:txbxContent>
                    <w:p w14:paraId="046227E8" w14:textId="104A7731" w:rsidR="006A20B6" w:rsidRPr="00C05D70" w:rsidRDefault="006A20B6" w:rsidP="00304F51">
                      <w:pPr>
                        <w:jc w:val="center"/>
                        <w:rPr>
                          <w:lang w:val="fr-FR"/>
                        </w:rPr>
                      </w:pPr>
                      <w:proofErr w:type="spellStart"/>
                      <w:r w:rsidRPr="00C05D70">
                        <w:rPr>
                          <w:lang w:val="fr-FR"/>
                        </w:rPr>
                        <w:t>Web@cademie</w:t>
                      </w:r>
                      <w:proofErr w:type="spellEnd"/>
                      <w:r w:rsidRPr="00C05D70">
                        <w:rPr>
                          <w:lang w:val="fr-FR"/>
                        </w:rPr>
                        <w:t xml:space="preserve"> by EPITECH</w:t>
                      </w:r>
                    </w:p>
                    <w:p w14:paraId="13CB5B42" w14:textId="77754274" w:rsidR="006A20B6" w:rsidRPr="00C05D70" w:rsidRDefault="006A20B6" w:rsidP="00304F51">
                      <w:pPr>
                        <w:jc w:val="center"/>
                        <w:rPr>
                          <w:sz w:val="24"/>
                          <w:szCs w:val="24"/>
                          <w:lang w:val="fr-FR"/>
                        </w:rPr>
                      </w:pPr>
                      <w:r w:rsidRPr="00C05D70">
                        <w:rPr>
                          <w:sz w:val="24"/>
                          <w:szCs w:val="24"/>
                          <w:lang w:val="fr-FR"/>
                        </w:rPr>
                        <w:t>4 rue du Dôme</w:t>
                      </w:r>
                    </w:p>
                    <w:p w14:paraId="688341E4" w14:textId="05B5B4E2" w:rsidR="006A20B6" w:rsidRPr="00C05D70" w:rsidRDefault="006A20B6" w:rsidP="00304F51">
                      <w:pPr>
                        <w:jc w:val="center"/>
                        <w:rPr>
                          <w:sz w:val="24"/>
                          <w:szCs w:val="24"/>
                          <w:lang w:val="fr-FR"/>
                        </w:rPr>
                      </w:pPr>
                      <w:r w:rsidRPr="00C05D70">
                        <w:rPr>
                          <w:sz w:val="24"/>
                          <w:szCs w:val="24"/>
                          <w:lang w:val="fr-FR"/>
                        </w:rPr>
                        <w:t>67000 Strasbourg</w:t>
                      </w:r>
                    </w:p>
                    <w:p w14:paraId="3DDB75A3" w14:textId="6D771F49" w:rsidR="006A20B6" w:rsidRPr="00C05D70" w:rsidRDefault="006A20B6" w:rsidP="00304F51">
                      <w:pPr>
                        <w:jc w:val="center"/>
                        <w:rPr>
                          <w:sz w:val="24"/>
                          <w:szCs w:val="24"/>
                          <w:lang w:val="fr-FR"/>
                        </w:rPr>
                      </w:pPr>
                      <w:r w:rsidRPr="00C05D70">
                        <w:rPr>
                          <w:sz w:val="24"/>
                          <w:szCs w:val="24"/>
                          <w:lang w:val="fr-FR"/>
                        </w:rPr>
                        <w:t>France</w:t>
                      </w:r>
                    </w:p>
                    <w:p w14:paraId="0DF835C0" w14:textId="305FD0EE" w:rsidR="006A20B6" w:rsidRPr="00B659A6" w:rsidRDefault="006A20B6" w:rsidP="00304F51">
                      <w:pPr>
                        <w:jc w:val="center"/>
                        <w:rPr>
                          <w:sz w:val="24"/>
                          <w:szCs w:val="24"/>
                          <w:lang w:val="fr-FR"/>
                        </w:rPr>
                      </w:pPr>
                      <w:r>
                        <w:rPr>
                          <w:sz w:val="24"/>
                          <w:szCs w:val="24"/>
                          <w:lang w:val="fr-FR"/>
                        </w:rPr>
                        <w:t xml:space="preserve">Superviseur </w:t>
                      </w:r>
                      <w:r w:rsidRPr="00B659A6">
                        <w:rPr>
                          <w:sz w:val="24"/>
                          <w:szCs w:val="24"/>
                          <w:lang w:val="fr-FR"/>
                        </w:rPr>
                        <w:t xml:space="preserve">: Lucille </w:t>
                      </w:r>
                      <w:proofErr w:type="spellStart"/>
                      <w:r w:rsidRPr="00B659A6">
                        <w:rPr>
                          <w:sz w:val="24"/>
                          <w:szCs w:val="24"/>
                          <w:lang w:val="fr-FR"/>
                        </w:rPr>
                        <w:t>Herbay</w:t>
                      </w:r>
                      <w:proofErr w:type="spellEnd"/>
                    </w:p>
                    <w:p w14:paraId="1BFFDD54" w14:textId="71169738" w:rsidR="006A20B6" w:rsidRPr="00B659A6" w:rsidRDefault="006A20B6" w:rsidP="00304F51">
                      <w:pPr>
                        <w:jc w:val="center"/>
                        <w:rPr>
                          <w:sz w:val="24"/>
                          <w:szCs w:val="24"/>
                          <w:lang w:val="fr-FR"/>
                        </w:rPr>
                      </w:pPr>
                      <w:r w:rsidRPr="00B659A6">
                        <w:rPr>
                          <w:sz w:val="24"/>
                          <w:szCs w:val="24"/>
                          <w:lang w:val="fr-FR"/>
                        </w:rPr>
                        <w:t>lucille1.herbay@epitech.eu</w:t>
                      </w:r>
                    </w:p>
                    <w:p w14:paraId="4820645E" w14:textId="1DB74CD5" w:rsidR="006A20B6" w:rsidRPr="00B659A6" w:rsidRDefault="006A20B6" w:rsidP="00304F51">
                      <w:pPr>
                        <w:jc w:val="center"/>
                        <w:rPr>
                          <w:lang w:val="fr-FR"/>
                        </w:rPr>
                      </w:pPr>
                    </w:p>
                    <w:p w14:paraId="1C0B4353" w14:textId="05E00DFC" w:rsidR="006A20B6" w:rsidRPr="00B659A6" w:rsidRDefault="006A20B6" w:rsidP="00304F51">
                      <w:pPr>
                        <w:jc w:val="center"/>
                        <w:rPr>
                          <w:lang w:val="fr-FR"/>
                        </w:rPr>
                      </w:pPr>
                      <w:r w:rsidRPr="00B659A6">
                        <w:rPr>
                          <w:lang w:val="fr-FR"/>
                        </w:rPr>
                        <w:t>HUMANIS</w:t>
                      </w:r>
                    </w:p>
                    <w:p w14:paraId="7F852D66" w14:textId="1AF6981A" w:rsidR="006A20B6" w:rsidRPr="00B659A6" w:rsidRDefault="006A20B6" w:rsidP="00304F51">
                      <w:pPr>
                        <w:jc w:val="center"/>
                        <w:rPr>
                          <w:sz w:val="24"/>
                          <w:szCs w:val="24"/>
                          <w:lang w:val="fr-FR"/>
                        </w:rPr>
                      </w:pPr>
                      <w:r w:rsidRPr="00B659A6">
                        <w:rPr>
                          <w:sz w:val="24"/>
                          <w:szCs w:val="24"/>
                          <w:lang w:val="fr-FR"/>
                        </w:rPr>
                        <w:t>7 rue du Héron</w:t>
                      </w:r>
                    </w:p>
                    <w:p w14:paraId="0135D1E6" w14:textId="26E8F73A" w:rsidR="006A20B6" w:rsidRPr="007F68E8" w:rsidRDefault="006A20B6" w:rsidP="00304F51">
                      <w:pPr>
                        <w:jc w:val="center"/>
                        <w:rPr>
                          <w:sz w:val="24"/>
                          <w:szCs w:val="24"/>
                          <w:lang w:val="fr-FR"/>
                          <w:rPrChange w:id="12" w:author="Gregory Koenig" w:date="2019-10-15T00:08:00Z">
                            <w:rPr>
                              <w:sz w:val="24"/>
                              <w:szCs w:val="24"/>
                            </w:rPr>
                          </w:rPrChange>
                        </w:rPr>
                      </w:pPr>
                      <w:r w:rsidRPr="007F68E8">
                        <w:rPr>
                          <w:sz w:val="24"/>
                          <w:szCs w:val="24"/>
                          <w:lang w:val="fr-FR"/>
                          <w:rPrChange w:id="13" w:author="Gregory Koenig" w:date="2019-10-15T00:08:00Z">
                            <w:rPr>
                              <w:sz w:val="24"/>
                              <w:szCs w:val="24"/>
                            </w:rPr>
                          </w:rPrChange>
                        </w:rPr>
                        <w:t xml:space="preserve">67400 </w:t>
                      </w:r>
                      <w:proofErr w:type="spellStart"/>
                      <w:r w:rsidRPr="007F68E8">
                        <w:rPr>
                          <w:sz w:val="24"/>
                          <w:szCs w:val="24"/>
                          <w:lang w:val="fr-FR"/>
                          <w:rPrChange w:id="14" w:author="Gregory Koenig" w:date="2019-10-15T00:08:00Z">
                            <w:rPr>
                              <w:sz w:val="24"/>
                              <w:szCs w:val="24"/>
                            </w:rPr>
                          </w:rPrChange>
                        </w:rPr>
                        <w:t>Schilitgheim</w:t>
                      </w:r>
                      <w:proofErr w:type="spellEnd"/>
                    </w:p>
                    <w:p w14:paraId="52613D97" w14:textId="2CD4A337" w:rsidR="006A20B6" w:rsidRPr="007F68E8" w:rsidRDefault="006A20B6" w:rsidP="00304F51">
                      <w:pPr>
                        <w:jc w:val="center"/>
                        <w:rPr>
                          <w:sz w:val="24"/>
                          <w:szCs w:val="24"/>
                          <w:lang w:val="fr-FR"/>
                          <w:rPrChange w:id="15" w:author="Gregory Koenig" w:date="2019-10-15T00:08:00Z">
                            <w:rPr>
                              <w:sz w:val="24"/>
                              <w:szCs w:val="24"/>
                            </w:rPr>
                          </w:rPrChange>
                        </w:rPr>
                      </w:pPr>
                      <w:r w:rsidRPr="007F68E8">
                        <w:rPr>
                          <w:sz w:val="24"/>
                          <w:szCs w:val="24"/>
                          <w:lang w:val="fr-FR"/>
                          <w:rPrChange w:id="16" w:author="Gregory Koenig" w:date="2019-10-15T00:08:00Z">
                            <w:rPr>
                              <w:sz w:val="24"/>
                              <w:szCs w:val="24"/>
                            </w:rPr>
                          </w:rPrChange>
                        </w:rPr>
                        <w:t>France</w:t>
                      </w:r>
                    </w:p>
                    <w:p w14:paraId="514DBAEE" w14:textId="796E1E53" w:rsidR="006A20B6" w:rsidRPr="00C05D70" w:rsidRDefault="006A20B6" w:rsidP="00304F51">
                      <w:pPr>
                        <w:jc w:val="center"/>
                        <w:rPr>
                          <w:sz w:val="24"/>
                          <w:szCs w:val="24"/>
                        </w:rPr>
                      </w:pPr>
                      <w:proofErr w:type="spellStart"/>
                      <w:proofErr w:type="gramStart"/>
                      <w:r w:rsidRPr="007F68E8">
                        <w:rPr>
                          <w:sz w:val="24"/>
                          <w:szCs w:val="24"/>
                          <w:rPrChange w:id="17" w:author="Gregory Koenig" w:date="2019-10-15T00:08:00Z">
                            <w:rPr>
                              <w:sz w:val="24"/>
                              <w:szCs w:val="24"/>
                              <w:lang w:val="fr-FR"/>
                            </w:rPr>
                          </w:rPrChange>
                        </w:rPr>
                        <w:t>Superviseur</w:t>
                      </w:r>
                      <w:proofErr w:type="spellEnd"/>
                      <w:r w:rsidRPr="007F68E8">
                        <w:rPr>
                          <w:sz w:val="24"/>
                          <w:szCs w:val="24"/>
                          <w:rPrChange w:id="18" w:author="Gregory Koenig" w:date="2019-10-15T00:08:00Z">
                            <w:rPr>
                              <w:sz w:val="24"/>
                              <w:szCs w:val="24"/>
                              <w:lang w:val="fr-FR"/>
                            </w:rPr>
                          </w:rPrChange>
                        </w:rPr>
                        <w:t xml:space="preserve"> </w:t>
                      </w:r>
                      <w:r w:rsidRPr="00C05D70">
                        <w:rPr>
                          <w:sz w:val="24"/>
                          <w:szCs w:val="24"/>
                        </w:rPr>
                        <w:t>:</w:t>
                      </w:r>
                      <w:proofErr w:type="gramEnd"/>
                      <w:r w:rsidRPr="00C05D70">
                        <w:rPr>
                          <w:sz w:val="24"/>
                          <w:szCs w:val="24"/>
                        </w:rPr>
                        <w:t xml:space="preserve"> Fethi </w:t>
                      </w:r>
                      <w:proofErr w:type="spellStart"/>
                      <w:r w:rsidRPr="00C05D70">
                        <w:rPr>
                          <w:sz w:val="24"/>
                          <w:szCs w:val="24"/>
                        </w:rPr>
                        <w:t>Merad</w:t>
                      </w:r>
                      <w:proofErr w:type="spellEnd"/>
                    </w:p>
                    <w:p w14:paraId="1F4CCF09" w14:textId="2684A74F" w:rsidR="006A20B6" w:rsidRPr="00C05D70" w:rsidRDefault="006A20B6" w:rsidP="00304F51">
                      <w:pPr>
                        <w:jc w:val="center"/>
                        <w:rPr>
                          <w:sz w:val="24"/>
                          <w:szCs w:val="24"/>
                        </w:rPr>
                      </w:pPr>
                      <w:r w:rsidRPr="00C05D70">
                        <w:rPr>
                          <w:sz w:val="24"/>
                          <w:szCs w:val="24"/>
                        </w:rPr>
                        <w:t>merad@humanis.org</w:t>
                      </w:r>
                    </w:p>
                    <w:p w14:paraId="39A3BA77" w14:textId="593531B5" w:rsidR="006A20B6" w:rsidRPr="00C05D70" w:rsidRDefault="006A20B6" w:rsidP="00304F51">
                      <w:pPr>
                        <w:jc w:val="center"/>
                      </w:pPr>
                    </w:p>
                    <w:p w14:paraId="68C0DBB8" w14:textId="12795773" w:rsidR="006A20B6" w:rsidRPr="00304F51" w:rsidRDefault="006A20B6" w:rsidP="00304F51">
                      <w:pPr>
                        <w:jc w:val="center"/>
                        <w:rPr>
                          <w:lang w:val="fr-FR"/>
                        </w:rPr>
                      </w:pPr>
                      <w:proofErr w:type="spellStart"/>
                      <w:r w:rsidRPr="00304F51">
                        <w:rPr>
                          <w:lang w:val="fr-FR"/>
                        </w:rPr>
                        <w:t>Actency</w:t>
                      </w:r>
                      <w:proofErr w:type="spellEnd"/>
                    </w:p>
                    <w:p w14:paraId="541C9BEF" w14:textId="6E7AB455" w:rsidR="006A20B6" w:rsidRPr="00B659A6" w:rsidRDefault="006A20B6" w:rsidP="00304F51">
                      <w:pPr>
                        <w:jc w:val="center"/>
                        <w:rPr>
                          <w:sz w:val="24"/>
                          <w:szCs w:val="24"/>
                          <w:lang w:val="fr-FR"/>
                        </w:rPr>
                      </w:pPr>
                      <w:r w:rsidRPr="00B659A6">
                        <w:rPr>
                          <w:sz w:val="24"/>
                          <w:szCs w:val="24"/>
                          <w:lang w:val="fr-FR"/>
                        </w:rPr>
                        <w:t>44 avenue de Colmar</w:t>
                      </w:r>
                    </w:p>
                    <w:p w14:paraId="74650AE6" w14:textId="63BEA6FB" w:rsidR="006A20B6" w:rsidRPr="00B659A6" w:rsidRDefault="006A20B6" w:rsidP="00304F51">
                      <w:pPr>
                        <w:jc w:val="center"/>
                        <w:rPr>
                          <w:sz w:val="24"/>
                          <w:szCs w:val="24"/>
                          <w:lang w:val="fr-FR"/>
                        </w:rPr>
                      </w:pPr>
                      <w:r w:rsidRPr="00B659A6">
                        <w:rPr>
                          <w:sz w:val="24"/>
                          <w:szCs w:val="24"/>
                          <w:lang w:val="fr-FR"/>
                        </w:rPr>
                        <w:t>67100 Strasbourg</w:t>
                      </w:r>
                    </w:p>
                    <w:p w14:paraId="2418E492" w14:textId="683097A7" w:rsidR="006A20B6" w:rsidRPr="00C05D70" w:rsidRDefault="006A20B6" w:rsidP="00304F51">
                      <w:pPr>
                        <w:jc w:val="center"/>
                        <w:rPr>
                          <w:sz w:val="24"/>
                          <w:szCs w:val="24"/>
                          <w:lang w:val="fr-FR"/>
                        </w:rPr>
                      </w:pPr>
                      <w:r w:rsidRPr="00C05D70">
                        <w:rPr>
                          <w:sz w:val="24"/>
                          <w:szCs w:val="24"/>
                          <w:lang w:val="fr-FR"/>
                        </w:rPr>
                        <w:t>France</w:t>
                      </w:r>
                    </w:p>
                    <w:p w14:paraId="6041B61E" w14:textId="197C4626" w:rsidR="006A20B6" w:rsidRPr="00B659A6" w:rsidRDefault="006A20B6" w:rsidP="00304F51">
                      <w:pPr>
                        <w:jc w:val="center"/>
                        <w:rPr>
                          <w:sz w:val="24"/>
                          <w:szCs w:val="24"/>
                        </w:rPr>
                      </w:pPr>
                      <w:r>
                        <w:rPr>
                          <w:sz w:val="24"/>
                          <w:szCs w:val="24"/>
                          <w:lang w:val="fr-FR"/>
                        </w:rPr>
                        <w:t xml:space="preserve">Superviseurs </w:t>
                      </w:r>
                      <w:r w:rsidRPr="00B659A6">
                        <w:rPr>
                          <w:sz w:val="24"/>
                          <w:szCs w:val="24"/>
                        </w:rPr>
                        <w:t>: Nicolas Loye</w:t>
                      </w:r>
                      <w:r>
                        <w:rPr>
                          <w:sz w:val="24"/>
                          <w:szCs w:val="24"/>
                        </w:rPr>
                        <w:t xml:space="preserve">, </w:t>
                      </w:r>
                      <w:r w:rsidRPr="00B659A6">
                        <w:rPr>
                          <w:sz w:val="24"/>
                          <w:szCs w:val="24"/>
                        </w:rPr>
                        <w:t>Christophe Klein</w:t>
                      </w:r>
                    </w:p>
                    <w:p w14:paraId="74595837" w14:textId="0D2108A9" w:rsidR="006A20B6" w:rsidRDefault="006A20B6" w:rsidP="0077130D">
                      <w:pPr>
                        <w:jc w:val="center"/>
                        <w:rPr>
                          <w:sz w:val="24"/>
                          <w:szCs w:val="24"/>
                        </w:rPr>
                      </w:pPr>
                      <w:r w:rsidRPr="00B659A6">
                        <w:rPr>
                          <w:sz w:val="24"/>
                          <w:szCs w:val="24"/>
                        </w:rPr>
                        <w:t>nicolas.loye@actency.fr</w:t>
                      </w:r>
                    </w:p>
                    <w:p w14:paraId="199CA2D3" w14:textId="3B422A30" w:rsidR="006A20B6" w:rsidRPr="00B659A6" w:rsidRDefault="006A20B6" w:rsidP="00304F51">
                      <w:pPr>
                        <w:jc w:val="center"/>
                        <w:rPr>
                          <w:sz w:val="24"/>
                          <w:szCs w:val="24"/>
                        </w:rPr>
                      </w:pPr>
                      <w:r w:rsidRPr="00B659A6">
                        <w:rPr>
                          <w:sz w:val="24"/>
                          <w:szCs w:val="24"/>
                        </w:rPr>
                        <w:t>christophe.klein@actency.fr</w:t>
                      </w:r>
                    </w:p>
                  </w:txbxContent>
                </v:textbox>
                <w10:wrap anchory="page"/>
              </v:rect>
            </w:pict>
          </mc:Fallback>
        </mc:AlternateContent>
      </w:r>
      <w:r w:rsidR="00D077E9">
        <w:br w:type="page"/>
      </w:r>
    </w:p>
    <w:sdt>
      <w:sdtPr>
        <w:rPr>
          <w:rFonts w:asciiTheme="minorHAnsi" w:eastAsiaTheme="minorEastAsia" w:hAnsiTheme="minorHAnsi" w:cstheme="minorBidi"/>
          <w:b/>
          <w:color w:val="323232" w:themeColor="text2"/>
          <w:sz w:val="28"/>
          <w:szCs w:val="22"/>
        </w:rPr>
        <w:id w:val="-856419880"/>
        <w:docPartObj>
          <w:docPartGallery w:val="Table of Contents"/>
          <w:docPartUnique/>
        </w:docPartObj>
      </w:sdtPr>
      <w:sdtEndPr>
        <w:rPr>
          <w:bCs/>
          <w:noProof/>
        </w:rPr>
      </w:sdtEndPr>
      <w:sdtContent>
        <w:p w14:paraId="66C7A45C" w14:textId="44CBFAB5" w:rsidR="002F0A71" w:rsidDel="00B7495A" w:rsidRDefault="002F0A71">
          <w:pPr>
            <w:pStyle w:val="TOCHeading"/>
            <w:rPr>
              <w:del w:id="19" w:author="Gregory Koenig" w:date="2019-10-15T03:02:00Z"/>
            </w:rPr>
          </w:pPr>
        </w:p>
        <w:p w14:paraId="602D98EF" w14:textId="77777777" w:rsidR="002F0A71" w:rsidRDefault="002F0A71">
          <w:pPr>
            <w:pStyle w:val="TOCHeading"/>
            <w:pPrChange w:id="20" w:author="Gregory Koenig" w:date="2019-10-15T03:02:00Z">
              <w:pPr>
                <w:spacing w:after="200"/>
              </w:pPr>
            </w:pPrChange>
          </w:pPr>
          <w:r>
            <w:br w:type="page"/>
          </w:r>
        </w:p>
        <w:p w14:paraId="1378BB44" w14:textId="2C1F250A" w:rsidR="00304F51" w:rsidRPr="00C05D70" w:rsidRDefault="00C05D70">
          <w:pPr>
            <w:pStyle w:val="TOCHeading"/>
          </w:pPr>
          <w:ins w:id="21" w:author="Gregory Koenig" w:date="2019-10-14T14:57:00Z">
            <w:r>
              <w:lastRenderedPageBreak/>
              <w:t>Table des matières</w:t>
            </w:r>
          </w:ins>
        </w:p>
        <w:p w14:paraId="57B4C039" w14:textId="66BF28F6" w:rsidR="00F51C0C" w:rsidRDefault="00304F51">
          <w:pPr>
            <w:pStyle w:val="TOC1"/>
            <w:tabs>
              <w:tab w:val="right" w:leader="dot" w:pos="9926"/>
            </w:tabs>
            <w:rPr>
              <w:ins w:id="22" w:author="Gregory Koenig" w:date="2019-10-16T03:28:00Z"/>
              <w:b w:val="0"/>
              <w:noProof/>
              <w:color w:val="auto"/>
              <w:sz w:val="22"/>
            </w:rPr>
          </w:pPr>
          <w:r>
            <w:fldChar w:fldCharType="begin"/>
          </w:r>
          <w:r>
            <w:instrText xml:space="preserve"> TOC \o "1-3" \h \z \u </w:instrText>
          </w:r>
          <w:r>
            <w:fldChar w:fldCharType="separate"/>
          </w:r>
          <w:ins w:id="23" w:author="Gregory Koenig" w:date="2019-10-16T03:28:00Z">
            <w:r w:rsidR="00F51C0C" w:rsidRPr="00B91D99">
              <w:rPr>
                <w:rStyle w:val="Hyperlink"/>
                <w:noProof/>
              </w:rPr>
              <w:fldChar w:fldCharType="begin"/>
            </w:r>
            <w:r w:rsidR="00F51C0C" w:rsidRPr="00B91D99">
              <w:rPr>
                <w:rStyle w:val="Hyperlink"/>
                <w:noProof/>
              </w:rPr>
              <w:instrText xml:space="preserve"> </w:instrText>
            </w:r>
            <w:r w:rsidR="00F51C0C">
              <w:rPr>
                <w:noProof/>
              </w:rPr>
              <w:instrText>HYPERLINK \l "_Toc22088946"</w:instrText>
            </w:r>
            <w:r w:rsidR="00F51C0C" w:rsidRPr="00B91D99">
              <w:rPr>
                <w:rStyle w:val="Hyperlink"/>
                <w:noProof/>
              </w:rPr>
              <w:instrText xml:space="preserve"> </w:instrText>
            </w:r>
            <w:r w:rsidR="00F51C0C" w:rsidRPr="00B91D99">
              <w:rPr>
                <w:rStyle w:val="Hyperlink"/>
                <w:noProof/>
              </w:rPr>
            </w:r>
            <w:r w:rsidR="00F51C0C" w:rsidRPr="00B91D99">
              <w:rPr>
                <w:rStyle w:val="Hyperlink"/>
                <w:noProof/>
              </w:rPr>
              <w:fldChar w:fldCharType="separate"/>
            </w:r>
            <w:r w:rsidR="00F51C0C" w:rsidRPr="00B91D99">
              <w:rPr>
                <w:rStyle w:val="Hyperlink"/>
                <w:noProof/>
              </w:rPr>
              <w:t>Remerciements</w:t>
            </w:r>
            <w:r w:rsidR="00F51C0C">
              <w:rPr>
                <w:noProof/>
                <w:webHidden/>
              </w:rPr>
              <w:tab/>
            </w:r>
            <w:r w:rsidR="00F51C0C">
              <w:rPr>
                <w:noProof/>
                <w:webHidden/>
              </w:rPr>
              <w:fldChar w:fldCharType="begin"/>
            </w:r>
            <w:r w:rsidR="00F51C0C">
              <w:rPr>
                <w:noProof/>
                <w:webHidden/>
              </w:rPr>
              <w:instrText xml:space="preserve"> PAGEREF _Toc22088946 \h </w:instrText>
            </w:r>
            <w:r w:rsidR="00F51C0C">
              <w:rPr>
                <w:noProof/>
                <w:webHidden/>
              </w:rPr>
            </w:r>
          </w:ins>
          <w:r w:rsidR="00F51C0C">
            <w:rPr>
              <w:noProof/>
              <w:webHidden/>
            </w:rPr>
            <w:fldChar w:fldCharType="separate"/>
          </w:r>
          <w:ins w:id="24" w:author="Gregory Koenig" w:date="2019-10-16T03:28:00Z">
            <w:r w:rsidR="00F51C0C">
              <w:rPr>
                <w:noProof/>
                <w:webHidden/>
              </w:rPr>
              <w:t>5</w:t>
            </w:r>
            <w:r w:rsidR="00F51C0C">
              <w:rPr>
                <w:noProof/>
                <w:webHidden/>
              </w:rPr>
              <w:fldChar w:fldCharType="end"/>
            </w:r>
            <w:r w:rsidR="00F51C0C" w:rsidRPr="00B91D99">
              <w:rPr>
                <w:rStyle w:val="Hyperlink"/>
                <w:noProof/>
              </w:rPr>
              <w:fldChar w:fldCharType="end"/>
            </w:r>
          </w:ins>
        </w:p>
        <w:p w14:paraId="4C3F2EA9" w14:textId="28830CBE" w:rsidR="00F51C0C" w:rsidRDefault="00F51C0C">
          <w:pPr>
            <w:pStyle w:val="TOC1"/>
            <w:tabs>
              <w:tab w:val="right" w:leader="dot" w:pos="9926"/>
            </w:tabs>
            <w:rPr>
              <w:ins w:id="25" w:author="Gregory Koenig" w:date="2019-10-16T03:28:00Z"/>
              <w:b w:val="0"/>
              <w:noProof/>
              <w:color w:val="auto"/>
              <w:sz w:val="22"/>
            </w:rPr>
          </w:pPr>
          <w:ins w:id="26"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\l "_Toc22088947"</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rPr>
              <w:t>Introduction</w:t>
            </w:r>
            <w:r>
              <w:rPr>
                <w:noProof/>
                <w:webHidden/>
              </w:rPr>
              <w:tab/>
            </w:r>
            <w:r>
              <w:rPr>
                <w:noProof/>
                <w:webHidden/>
              </w:rPr>
              <w:fldChar w:fldCharType="begin"/>
            </w:r>
            <w:r>
              <w:rPr>
                <w:noProof/>
                <w:webHidden/>
              </w:rPr>
              <w:instrText xml:space="preserve"> PAGEREF _Toc22088947 \h </w:instrText>
            </w:r>
            <w:r>
              <w:rPr>
                <w:noProof/>
                <w:webHidden/>
              </w:rPr>
            </w:r>
          </w:ins>
          <w:r>
            <w:rPr>
              <w:noProof/>
              <w:webHidden/>
            </w:rPr>
            <w:fldChar w:fldCharType="separate"/>
          </w:r>
          <w:ins w:id="27" w:author="Gregory Koenig" w:date="2019-10-16T03:28:00Z">
            <w:r>
              <w:rPr>
                <w:noProof/>
                <w:webHidden/>
              </w:rPr>
              <w:t>7</w:t>
            </w:r>
            <w:r>
              <w:rPr>
                <w:noProof/>
                <w:webHidden/>
              </w:rPr>
              <w:fldChar w:fldCharType="end"/>
            </w:r>
            <w:r w:rsidRPr="00B91D99">
              <w:rPr>
                <w:rStyle w:val="Hyperlink"/>
                <w:noProof/>
              </w:rPr>
              <w:fldChar w:fldCharType="end"/>
            </w:r>
          </w:ins>
        </w:p>
        <w:p w14:paraId="2EEDEF13" w14:textId="0C4FEFAB" w:rsidR="00F51C0C" w:rsidRDefault="00F51C0C">
          <w:pPr>
            <w:pStyle w:val="TOC1"/>
            <w:tabs>
              <w:tab w:val="right" w:leader="dot" w:pos="9926"/>
            </w:tabs>
            <w:rPr>
              <w:ins w:id="28" w:author="Gregory Koenig" w:date="2019-10-16T03:28:00Z"/>
              <w:b w:val="0"/>
              <w:noProof/>
              <w:color w:val="auto"/>
              <w:sz w:val="22"/>
            </w:rPr>
          </w:pPr>
          <w:ins w:id="29"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"C:\\Users\\Greg\\Downloads\\soutenance-alternance.docx" \l "_Toc22088948"</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rPr>
              <w:t>HUMANIS</w:t>
            </w:r>
            <w:r>
              <w:rPr>
                <w:noProof/>
                <w:webHidden/>
              </w:rPr>
              <w:tab/>
            </w:r>
            <w:r>
              <w:rPr>
                <w:noProof/>
                <w:webHidden/>
              </w:rPr>
              <w:fldChar w:fldCharType="begin"/>
            </w:r>
            <w:r>
              <w:rPr>
                <w:noProof/>
                <w:webHidden/>
              </w:rPr>
              <w:instrText xml:space="preserve"> PAGEREF _Toc22088948 \h </w:instrText>
            </w:r>
            <w:r>
              <w:rPr>
                <w:noProof/>
                <w:webHidden/>
              </w:rPr>
            </w:r>
          </w:ins>
          <w:r>
            <w:rPr>
              <w:noProof/>
              <w:webHidden/>
            </w:rPr>
            <w:fldChar w:fldCharType="separate"/>
          </w:r>
          <w:ins w:id="30" w:author="Gregory Koenig" w:date="2019-10-16T03:28:00Z">
            <w:r>
              <w:rPr>
                <w:noProof/>
                <w:webHidden/>
              </w:rPr>
              <w:t>9</w:t>
            </w:r>
            <w:r>
              <w:rPr>
                <w:noProof/>
                <w:webHidden/>
              </w:rPr>
              <w:fldChar w:fldCharType="end"/>
            </w:r>
            <w:r w:rsidRPr="00B91D99">
              <w:rPr>
                <w:rStyle w:val="Hyperlink"/>
                <w:noProof/>
              </w:rPr>
              <w:fldChar w:fldCharType="end"/>
            </w:r>
          </w:ins>
        </w:p>
        <w:p w14:paraId="78F97208" w14:textId="5CA3D1C8" w:rsidR="00F51C0C" w:rsidRDefault="00F51C0C">
          <w:pPr>
            <w:pStyle w:val="TOC2"/>
            <w:tabs>
              <w:tab w:val="right" w:leader="dot" w:pos="9926"/>
            </w:tabs>
            <w:rPr>
              <w:ins w:id="31" w:author="Gregory Koenig" w:date="2019-10-16T03:28:00Z"/>
              <w:b w:val="0"/>
              <w:noProof/>
              <w:color w:val="auto"/>
              <w:sz w:val="22"/>
            </w:rPr>
          </w:pPr>
          <w:ins w:id="32"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\l "_Toc22088949"</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lang w:val="fr-FR"/>
              </w:rPr>
              <w:t>Présentation du collectif</w:t>
            </w:r>
            <w:r>
              <w:rPr>
                <w:noProof/>
                <w:webHidden/>
              </w:rPr>
              <w:tab/>
            </w:r>
            <w:r>
              <w:rPr>
                <w:noProof/>
                <w:webHidden/>
              </w:rPr>
              <w:fldChar w:fldCharType="begin"/>
            </w:r>
            <w:r>
              <w:rPr>
                <w:noProof/>
                <w:webHidden/>
              </w:rPr>
              <w:instrText xml:space="preserve"> PAGEREF _Toc22088949 \h </w:instrText>
            </w:r>
            <w:r>
              <w:rPr>
                <w:noProof/>
                <w:webHidden/>
              </w:rPr>
            </w:r>
          </w:ins>
          <w:r>
            <w:rPr>
              <w:noProof/>
              <w:webHidden/>
            </w:rPr>
            <w:fldChar w:fldCharType="separate"/>
          </w:r>
          <w:ins w:id="33" w:author="Gregory Koenig" w:date="2019-10-16T03:28:00Z">
            <w:r>
              <w:rPr>
                <w:noProof/>
                <w:webHidden/>
              </w:rPr>
              <w:t>11</w:t>
            </w:r>
            <w:r>
              <w:rPr>
                <w:noProof/>
                <w:webHidden/>
              </w:rPr>
              <w:fldChar w:fldCharType="end"/>
            </w:r>
            <w:r w:rsidRPr="00B91D99">
              <w:rPr>
                <w:rStyle w:val="Hyperlink"/>
                <w:noProof/>
              </w:rPr>
              <w:fldChar w:fldCharType="end"/>
            </w:r>
          </w:ins>
        </w:p>
        <w:p w14:paraId="14989DB6" w14:textId="55DBBB69" w:rsidR="00F51C0C" w:rsidRDefault="00F51C0C">
          <w:pPr>
            <w:pStyle w:val="TOC2"/>
            <w:tabs>
              <w:tab w:val="right" w:leader="dot" w:pos="9926"/>
            </w:tabs>
            <w:rPr>
              <w:ins w:id="34" w:author="Gregory Koenig" w:date="2019-10-16T03:28:00Z"/>
              <w:b w:val="0"/>
              <w:noProof/>
              <w:color w:val="auto"/>
              <w:sz w:val="22"/>
            </w:rPr>
          </w:pPr>
          <w:ins w:id="35"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\l "_Toc22088950"</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lang w:val="fr-FR"/>
              </w:rPr>
              <w:t>Missions</w:t>
            </w:r>
            <w:r>
              <w:rPr>
                <w:noProof/>
                <w:webHidden/>
              </w:rPr>
              <w:tab/>
            </w:r>
            <w:r>
              <w:rPr>
                <w:noProof/>
                <w:webHidden/>
              </w:rPr>
              <w:fldChar w:fldCharType="begin"/>
            </w:r>
            <w:r>
              <w:rPr>
                <w:noProof/>
                <w:webHidden/>
              </w:rPr>
              <w:instrText xml:space="preserve"> PAGEREF _Toc22088950 \h </w:instrText>
            </w:r>
            <w:r>
              <w:rPr>
                <w:noProof/>
                <w:webHidden/>
              </w:rPr>
            </w:r>
          </w:ins>
          <w:r>
            <w:rPr>
              <w:noProof/>
              <w:webHidden/>
            </w:rPr>
            <w:fldChar w:fldCharType="separate"/>
          </w:r>
          <w:ins w:id="36" w:author="Gregory Koenig" w:date="2019-10-16T03:28:00Z">
            <w:r>
              <w:rPr>
                <w:noProof/>
                <w:webHidden/>
              </w:rPr>
              <w:t>11</w:t>
            </w:r>
            <w:r>
              <w:rPr>
                <w:noProof/>
                <w:webHidden/>
              </w:rPr>
              <w:fldChar w:fldCharType="end"/>
            </w:r>
            <w:r w:rsidRPr="00B91D99">
              <w:rPr>
                <w:rStyle w:val="Hyperlink"/>
                <w:noProof/>
              </w:rPr>
              <w:fldChar w:fldCharType="end"/>
            </w:r>
          </w:ins>
        </w:p>
        <w:p w14:paraId="3DE70BE2" w14:textId="20A35C5E" w:rsidR="00F51C0C" w:rsidRDefault="00F51C0C">
          <w:pPr>
            <w:pStyle w:val="TOC2"/>
            <w:tabs>
              <w:tab w:val="right" w:leader="dot" w:pos="9926"/>
            </w:tabs>
            <w:rPr>
              <w:ins w:id="37" w:author="Gregory Koenig" w:date="2019-10-16T03:28:00Z"/>
              <w:b w:val="0"/>
              <w:noProof/>
              <w:color w:val="auto"/>
              <w:sz w:val="22"/>
            </w:rPr>
          </w:pPr>
          <w:ins w:id="38"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\l "_Toc22088951"</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lang w:val="fr-FR"/>
              </w:rPr>
              <w:t>Organigramme</w:t>
            </w:r>
            <w:r>
              <w:rPr>
                <w:noProof/>
                <w:webHidden/>
              </w:rPr>
              <w:tab/>
            </w:r>
            <w:r>
              <w:rPr>
                <w:noProof/>
                <w:webHidden/>
              </w:rPr>
              <w:fldChar w:fldCharType="begin"/>
            </w:r>
            <w:r>
              <w:rPr>
                <w:noProof/>
                <w:webHidden/>
              </w:rPr>
              <w:instrText xml:space="preserve"> PAGEREF _Toc22088951 \h </w:instrText>
            </w:r>
            <w:r>
              <w:rPr>
                <w:noProof/>
                <w:webHidden/>
              </w:rPr>
            </w:r>
          </w:ins>
          <w:r>
            <w:rPr>
              <w:noProof/>
              <w:webHidden/>
            </w:rPr>
            <w:fldChar w:fldCharType="separate"/>
          </w:r>
          <w:ins w:id="39" w:author="Gregory Koenig" w:date="2019-10-16T03:28:00Z">
            <w:r>
              <w:rPr>
                <w:noProof/>
                <w:webHidden/>
              </w:rPr>
              <w:t>12</w:t>
            </w:r>
            <w:r>
              <w:rPr>
                <w:noProof/>
                <w:webHidden/>
              </w:rPr>
              <w:fldChar w:fldCharType="end"/>
            </w:r>
            <w:r w:rsidRPr="00B91D99">
              <w:rPr>
                <w:rStyle w:val="Hyperlink"/>
                <w:noProof/>
              </w:rPr>
              <w:fldChar w:fldCharType="end"/>
            </w:r>
          </w:ins>
        </w:p>
        <w:p w14:paraId="63BFC2DA" w14:textId="48B4D587" w:rsidR="00F51C0C" w:rsidRDefault="00F51C0C">
          <w:pPr>
            <w:pStyle w:val="TOC1"/>
            <w:tabs>
              <w:tab w:val="right" w:leader="dot" w:pos="9926"/>
            </w:tabs>
            <w:rPr>
              <w:ins w:id="40" w:author="Gregory Koenig" w:date="2019-10-16T03:28:00Z"/>
              <w:b w:val="0"/>
              <w:noProof/>
              <w:color w:val="auto"/>
              <w:sz w:val="22"/>
            </w:rPr>
          </w:pPr>
          <w:ins w:id="41"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"C:\\Users\\Greg\\Downloads\\soutenance-alternance.docx" \l "_Toc22088952"</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rPr>
              <w:t>Actency</w:t>
            </w:r>
            <w:r>
              <w:rPr>
                <w:noProof/>
                <w:webHidden/>
              </w:rPr>
              <w:tab/>
            </w:r>
            <w:r>
              <w:rPr>
                <w:noProof/>
                <w:webHidden/>
              </w:rPr>
              <w:fldChar w:fldCharType="begin"/>
            </w:r>
            <w:r>
              <w:rPr>
                <w:noProof/>
                <w:webHidden/>
              </w:rPr>
              <w:instrText xml:space="preserve"> PAGEREF _Toc22088952 \h </w:instrText>
            </w:r>
            <w:r>
              <w:rPr>
                <w:noProof/>
                <w:webHidden/>
              </w:rPr>
            </w:r>
          </w:ins>
          <w:r>
            <w:rPr>
              <w:noProof/>
              <w:webHidden/>
            </w:rPr>
            <w:fldChar w:fldCharType="separate"/>
          </w:r>
          <w:ins w:id="42" w:author="Gregory Koenig" w:date="2019-10-16T03:28:00Z">
            <w:r>
              <w:rPr>
                <w:noProof/>
                <w:webHidden/>
              </w:rPr>
              <w:t>15</w:t>
            </w:r>
            <w:r>
              <w:rPr>
                <w:noProof/>
                <w:webHidden/>
              </w:rPr>
              <w:fldChar w:fldCharType="end"/>
            </w:r>
            <w:r w:rsidRPr="00B91D99">
              <w:rPr>
                <w:rStyle w:val="Hyperlink"/>
                <w:noProof/>
              </w:rPr>
              <w:fldChar w:fldCharType="end"/>
            </w:r>
          </w:ins>
        </w:p>
        <w:p w14:paraId="4EA318A9" w14:textId="3C30F35C" w:rsidR="00F51C0C" w:rsidRDefault="00F51C0C">
          <w:pPr>
            <w:pStyle w:val="TOC2"/>
            <w:tabs>
              <w:tab w:val="right" w:leader="dot" w:pos="9926"/>
            </w:tabs>
            <w:rPr>
              <w:ins w:id="43" w:author="Gregory Koenig" w:date="2019-10-16T03:28:00Z"/>
              <w:b w:val="0"/>
              <w:noProof/>
              <w:color w:val="auto"/>
              <w:sz w:val="22"/>
            </w:rPr>
          </w:pPr>
          <w:ins w:id="44"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\l "_Toc22088953"</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lang w:val="fr-FR"/>
              </w:rPr>
              <w:t>Présentation de l’entreprise</w:t>
            </w:r>
            <w:r>
              <w:rPr>
                <w:noProof/>
                <w:webHidden/>
              </w:rPr>
              <w:tab/>
            </w:r>
            <w:r>
              <w:rPr>
                <w:noProof/>
                <w:webHidden/>
              </w:rPr>
              <w:fldChar w:fldCharType="begin"/>
            </w:r>
            <w:r>
              <w:rPr>
                <w:noProof/>
                <w:webHidden/>
              </w:rPr>
              <w:instrText xml:space="preserve"> PAGEREF _Toc22088953 \h </w:instrText>
            </w:r>
            <w:r>
              <w:rPr>
                <w:noProof/>
                <w:webHidden/>
              </w:rPr>
            </w:r>
          </w:ins>
          <w:r>
            <w:rPr>
              <w:noProof/>
              <w:webHidden/>
            </w:rPr>
            <w:fldChar w:fldCharType="separate"/>
          </w:r>
          <w:ins w:id="45" w:author="Gregory Koenig" w:date="2019-10-16T03:28:00Z">
            <w:r>
              <w:rPr>
                <w:noProof/>
                <w:webHidden/>
              </w:rPr>
              <w:t>17</w:t>
            </w:r>
            <w:r>
              <w:rPr>
                <w:noProof/>
                <w:webHidden/>
              </w:rPr>
              <w:fldChar w:fldCharType="end"/>
            </w:r>
            <w:r w:rsidRPr="00B91D99">
              <w:rPr>
                <w:rStyle w:val="Hyperlink"/>
                <w:noProof/>
              </w:rPr>
              <w:fldChar w:fldCharType="end"/>
            </w:r>
          </w:ins>
        </w:p>
        <w:p w14:paraId="61F5E1B6" w14:textId="7E62B8D2" w:rsidR="00F51C0C" w:rsidRDefault="00F51C0C">
          <w:pPr>
            <w:pStyle w:val="TOC2"/>
            <w:tabs>
              <w:tab w:val="right" w:leader="dot" w:pos="9926"/>
            </w:tabs>
            <w:rPr>
              <w:ins w:id="46" w:author="Gregory Koenig" w:date="2019-10-16T03:28:00Z"/>
              <w:b w:val="0"/>
              <w:noProof/>
              <w:color w:val="auto"/>
              <w:sz w:val="22"/>
            </w:rPr>
          </w:pPr>
          <w:ins w:id="47"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\l "_Toc22088954"</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lang w:val="fr-FR"/>
              </w:rPr>
              <w:t>Missions</w:t>
            </w:r>
            <w:r>
              <w:rPr>
                <w:noProof/>
                <w:webHidden/>
              </w:rPr>
              <w:tab/>
            </w:r>
            <w:r>
              <w:rPr>
                <w:noProof/>
                <w:webHidden/>
              </w:rPr>
              <w:fldChar w:fldCharType="begin"/>
            </w:r>
            <w:r>
              <w:rPr>
                <w:noProof/>
                <w:webHidden/>
              </w:rPr>
              <w:instrText xml:space="preserve"> PAGEREF _Toc22088954 \h </w:instrText>
            </w:r>
            <w:r>
              <w:rPr>
                <w:noProof/>
                <w:webHidden/>
              </w:rPr>
            </w:r>
          </w:ins>
          <w:r>
            <w:rPr>
              <w:noProof/>
              <w:webHidden/>
            </w:rPr>
            <w:fldChar w:fldCharType="separate"/>
          </w:r>
          <w:ins w:id="48" w:author="Gregory Koenig" w:date="2019-10-16T03:28:00Z">
            <w:r>
              <w:rPr>
                <w:noProof/>
                <w:webHidden/>
              </w:rPr>
              <w:t>17</w:t>
            </w:r>
            <w:r>
              <w:rPr>
                <w:noProof/>
                <w:webHidden/>
              </w:rPr>
              <w:fldChar w:fldCharType="end"/>
            </w:r>
            <w:r w:rsidRPr="00B91D99">
              <w:rPr>
                <w:rStyle w:val="Hyperlink"/>
                <w:noProof/>
              </w:rPr>
              <w:fldChar w:fldCharType="end"/>
            </w:r>
          </w:ins>
        </w:p>
        <w:p w14:paraId="30E0E68C" w14:textId="670E7CEB" w:rsidR="00F51C0C" w:rsidRDefault="00F51C0C">
          <w:pPr>
            <w:pStyle w:val="TOC2"/>
            <w:tabs>
              <w:tab w:val="right" w:leader="dot" w:pos="9926"/>
            </w:tabs>
            <w:rPr>
              <w:ins w:id="49" w:author="Gregory Koenig" w:date="2019-10-16T03:28:00Z"/>
              <w:b w:val="0"/>
              <w:noProof/>
              <w:color w:val="auto"/>
              <w:sz w:val="22"/>
            </w:rPr>
          </w:pPr>
          <w:ins w:id="50"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\l "_Toc22088955"</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lang w:val="fr-FR"/>
              </w:rPr>
              <w:t>Organigramme</w:t>
            </w:r>
            <w:r>
              <w:rPr>
                <w:noProof/>
                <w:webHidden/>
              </w:rPr>
              <w:tab/>
            </w:r>
            <w:r>
              <w:rPr>
                <w:noProof/>
                <w:webHidden/>
              </w:rPr>
              <w:fldChar w:fldCharType="begin"/>
            </w:r>
            <w:r>
              <w:rPr>
                <w:noProof/>
                <w:webHidden/>
              </w:rPr>
              <w:instrText xml:space="preserve"> PAGEREF _Toc22088955 \h </w:instrText>
            </w:r>
            <w:r>
              <w:rPr>
                <w:noProof/>
                <w:webHidden/>
              </w:rPr>
            </w:r>
          </w:ins>
          <w:r>
            <w:rPr>
              <w:noProof/>
              <w:webHidden/>
            </w:rPr>
            <w:fldChar w:fldCharType="separate"/>
          </w:r>
          <w:ins w:id="51" w:author="Gregory Koenig" w:date="2019-10-16T03:28:00Z">
            <w:r>
              <w:rPr>
                <w:noProof/>
                <w:webHidden/>
              </w:rPr>
              <w:t>19</w:t>
            </w:r>
            <w:r>
              <w:rPr>
                <w:noProof/>
                <w:webHidden/>
              </w:rPr>
              <w:fldChar w:fldCharType="end"/>
            </w:r>
            <w:r w:rsidRPr="00B91D99">
              <w:rPr>
                <w:rStyle w:val="Hyperlink"/>
                <w:noProof/>
              </w:rPr>
              <w:fldChar w:fldCharType="end"/>
            </w:r>
          </w:ins>
        </w:p>
        <w:p w14:paraId="3EF9641F" w14:textId="500A43FD" w:rsidR="00F51C0C" w:rsidRDefault="00F51C0C">
          <w:pPr>
            <w:pStyle w:val="TOC1"/>
            <w:tabs>
              <w:tab w:val="right" w:leader="dot" w:pos="9926"/>
            </w:tabs>
            <w:rPr>
              <w:ins w:id="52" w:author="Gregory Koenig" w:date="2019-10-16T03:28:00Z"/>
              <w:b w:val="0"/>
              <w:noProof/>
              <w:color w:val="auto"/>
              <w:sz w:val="22"/>
            </w:rPr>
          </w:pPr>
          <w:ins w:id="53"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"C:\\Users\\Greg\\Downloads\\soutenance-alternance.docx" \l "_Toc22088956"</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rPr>
              <w:t>Projet</w:t>
            </w:r>
            <w:r>
              <w:rPr>
                <w:noProof/>
                <w:webHidden/>
              </w:rPr>
              <w:tab/>
            </w:r>
            <w:r>
              <w:rPr>
                <w:noProof/>
                <w:webHidden/>
              </w:rPr>
              <w:fldChar w:fldCharType="begin"/>
            </w:r>
            <w:r>
              <w:rPr>
                <w:noProof/>
                <w:webHidden/>
              </w:rPr>
              <w:instrText xml:space="preserve"> PAGEREF _Toc22088956 \h </w:instrText>
            </w:r>
            <w:r>
              <w:rPr>
                <w:noProof/>
                <w:webHidden/>
              </w:rPr>
            </w:r>
          </w:ins>
          <w:r>
            <w:rPr>
              <w:noProof/>
              <w:webHidden/>
            </w:rPr>
            <w:fldChar w:fldCharType="separate"/>
          </w:r>
          <w:ins w:id="54" w:author="Gregory Koenig" w:date="2019-10-16T03:28:00Z">
            <w:r>
              <w:rPr>
                <w:noProof/>
                <w:webHidden/>
              </w:rPr>
              <w:t>21</w:t>
            </w:r>
            <w:r>
              <w:rPr>
                <w:noProof/>
                <w:webHidden/>
              </w:rPr>
              <w:fldChar w:fldCharType="end"/>
            </w:r>
            <w:r w:rsidRPr="00B91D99">
              <w:rPr>
                <w:rStyle w:val="Hyperlink"/>
                <w:noProof/>
              </w:rPr>
              <w:fldChar w:fldCharType="end"/>
            </w:r>
          </w:ins>
        </w:p>
        <w:p w14:paraId="0082DC3F" w14:textId="2EB06282" w:rsidR="00F51C0C" w:rsidRDefault="00F51C0C">
          <w:pPr>
            <w:pStyle w:val="TOC2"/>
            <w:tabs>
              <w:tab w:val="right" w:leader="dot" w:pos="9926"/>
            </w:tabs>
            <w:rPr>
              <w:ins w:id="55" w:author="Gregory Koenig" w:date="2019-10-16T03:28:00Z"/>
              <w:b w:val="0"/>
              <w:noProof/>
              <w:color w:val="auto"/>
              <w:sz w:val="22"/>
            </w:rPr>
          </w:pPr>
          <w:ins w:id="56"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\l "_Toc22088957"</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lang w:val="fr-FR"/>
              </w:rPr>
              <w:t>Le Club de Jeu Universitaire de Chambéry</w:t>
            </w:r>
            <w:r>
              <w:rPr>
                <w:noProof/>
                <w:webHidden/>
              </w:rPr>
              <w:tab/>
            </w:r>
            <w:r>
              <w:rPr>
                <w:noProof/>
                <w:webHidden/>
              </w:rPr>
              <w:fldChar w:fldCharType="begin"/>
            </w:r>
            <w:r>
              <w:rPr>
                <w:noProof/>
                <w:webHidden/>
              </w:rPr>
              <w:instrText xml:space="preserve"> PAGEREF _Toc22088957 \h </w:instrText>
            </w:r>
            <w:r>
              <w:rPr>
                <w:noProof/>
                <w:webHidden/>
              </w:rPr>
            </w:r>
          </w:ins>
          <w:r>
            <w:rPr>
              <w:noProof/>
              <w:webHidden/>
            </w:rPr>
            <w:fldChar w:fldCharType="separate"/>
          </w:r>
          <w:ins w:id="57" w:author="Gregory Koenig" w:date="2019-10-16T03:28:00Z">
            <w:r>
              <w:rPr>
                <w:noProof/>
                <w:webHidden/>
              </w:rPr>
              <w:t>23</w:t>
            </w:r>
            <w:r>
              <w:rPr>
                <w:noProof/>
                <w:webHidden/>
              </w:rPr>
              <w:fldChar w:fldCharType="end"/>
            </w:r>
            <w:r w:rsidRPr="00B91D99">
              <w:rPr>
                <w:rStyle w:val="Hyperlink"/>
                <w:noProof/>
              </w:rPr>
              <w:fldChar w:fldCharType="end"/>
            </w:r>
          </w:ins>
        </w:p>
        <w:p w14:paraId="37480E57" w14:textId="6A332D18" w:rsidR="00F51C0C" w:rsidRDefault="00F51C0C">
          <w:pPr>
            <w:pStyle w:val="TOC2"/>
            <w:tabs>
              <w:tab w:val="right" w:leader="dot" w:pos="9926"/>
            </w:tabs>
            <w:rPr>
              <w:ins w:id="58" w:author="Gregory Koenig" w:date="2019-10-16T03:28:00Z"/>
              <w:b w:val="0"/>
              <w:noProof/>
              <w:color w:val="auto"/>
              <w:sz w:val="22"/>
            </w:rPr>
          </w:pPr>
          <w:ins w:id="59"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\l "_Toc22088958"</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lang w:val="fr-FR"/>
              </w:rPr>
              <w:t>Drupal</w:t>
            </w:r>
            <w:r>
              <w:rPr>
                <w:noProof/>
                <w:webHidden/>
              </w:rPr>
              <w:tab/>
            </w:r>
            <w:r>
              <w:rPr>
                <w:noProof/>
                <w:webHidden/>
              </w:rPr>
              <w:fldChar w:fldCharType="begin"/>
            </w:r>
            <w:r>
              <w:rPr>
                <w:noProof/>
                <w:webHidden/>
              </w:rPr>
              <w:instrText xml:space="preserve"> PAGEREF _Toc22088958 \h </w:instrText>
            </w:r>
            <w:r>
              <w:rPr>
                <w:noProof/>
                <w:webHidden/>
              </w:rPr>
            </w:r>
          </w:ins>
          <w:r>
            <w:rPr>
              <w:noProof/>
              <w:webHidden/>
            </w:rPr>
            <w:fldChar w:fldCharType="separate"/>
          </w:r>
          <w:ins w:id="60" w:author="Gregory Koenig" w:date="2019-10-16T03:28:00Z">
            <w:r>
              <w:rPr>
                <w:noProof/>
                <w:webHidden/>
              </w:rPr>
              <w:t>23</w:t>
            </w:r>
            <w:r>
              <w:rPr>
                <w:noProof/>
                <w:webHidden/>
              </w:rPr>
              <w:fldChar w:fldCharType="end"/>
            </w:r>
            <w:r w:rsidRPr="00B91D99">
              <w:rPr>
                <w:rStyle w:val="Hyperlink"/>
                <w:noProof/>
              </w:rPr>
              <w:fldChar w:fldCharType="end"/>
            </w:r>
          </w:ins>
        </w:p>
        <w:p w14:paraId="625AF4F3" w14:textId="5F3E0581" w:rsidR="00F51C0C" w:rsidRDefault="00F51C0C">
          <w:pPr>
            <w:pStyle w:val="TOC2"/>
            <w:tabs>
              <w:tab w:val="right" w:leader="dot" w:pos="9926"/>
            </w:tabs>
            <w:rPr>
              <w:ins w:id="61" w:author="Gregory Koenig" w:date="2019-10-16T03:28:00Z"/>
              <w:b w:val="0"/>
              <w:noProof/>
              <w:color w:val="auto"/>
              <w:sz w:val="22"/>
            </w:rPr>
          </w:pPr>
          <w:ins w:id="62"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\l "_Toc22088959"</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lang w:val="fr-FR"/>
              </w:rPr>
              <w:t>La méthode agile Scrum</w:t>
            </w:r>
            <w:r>
              <w:rPr>
                <w:noProof/>
                <w:webHidden/>
              </w:rPr>
              <w:tab/>
            </w:r>
            <w:r>
              <w:rPr>
                <w:noProof/>
                <w:webHidden/>
              </w:rPr>
              <w:fldChar w:fldCharType="begin"/>
            </w:r>
            <w:r>
              <w:rPr>
                <w:noProof/>
                <w:webHidden/>
              </w:rPr>
              <w:instrText xml:space="preserve"> PAGEREF _Toc22088959 \h </w:instrText>
            </w:r>
            <w:r>
              <w:rPr>
                <w:noProof/>
                <w:webHidden/>
              </w:rPr>
            </w:r>
          </w:ins>
          <w:r>
            <w:rPr>
              <w:noProof/>
              <w:webHidden/>
            </w:rPr>
            <w:fldChar w:fldCharType="separate"/>
          </w:r>
          <w:ins w:id="63" w:author="Gregory Koenig" w:date="2019-10-16T03:28:00Z">
            <w:r>
              <w:rPr>
                <w:noProof/>
                <w:webHidden/>
              </w:rPr>
              <w:t>24</w:t>
            </w:r>
            <w:r>
              <w:rPr>
                <w:noProof/>
                <w:webHidden/>
              </w:rPr>
              <w:fldChar w:fldCharType="end"/>
            </w:r>
            <w:r w:rsidRPr="00B91D99">
              <w:rPr>
                <w:rStyle w:val="Hyperlink"/>
                <w:noProof/>
              </w:rPr>
              <w:fldChar w:fldCharType="end"/>
            </w:r>
          </w:ins>
        </w:p>
        <w:p w14:paraId="5673EF4F" w14:textId="4356786A" w:rsidR="00F51C0C" w:rsidRDefault="00F51C0C">
          <w:pPr>
            <w:pStyle w:val="TOC2"/>
            <w:tabs>
              <w:tab w:val="right" w:leader="dot" w:pos="9926"/>
            </w:tabs>
            <w:rPr>
              <w:ins w:id="64" w:author="Gregory Koenig" w:date="2019-10-16T03:28:00Z"/>
              <w:b w:val="0"/>
              <w:noProof/>
              <w:color w:val="auto"/>
              <w:sz w:val="22"/>
            </w:rPr>
          </w:pPr>
          <w:ins w:id="65"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\l "_Toc22088960"</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lang w:val="fr-FR"/>
              </w:rPr>
              <w:t>Les outils</w:t>
            </w:r>
            <w:r>
              <w:rPr>
                <w:noProof/>
                <w:webHidden/>
              </w:rPr>
              <w:tab/>
            </w:r>
            <w:r>
              <w:rPr>
                <w:noProof/>
                <w:webHidden/>
              </w:rPr>
              <w:fldChar w:fldCharType="begin"/>
            </w:r>
            <w:r>
              <w:rPr>
                <w:noProof/>
                <w:webHidden/>
              </w:rPr>
              <w:instrText xml:space="preserve"> PAGEREF _Toc22088960 \h </w:instrText>
            </w:r>
            <w:r>
              <w:rPr>
                <w:noProof/>
                <w:webHidden/>
              </w:rPr>
            </w:r>
          </w:ins>
          <w:r>
            <w:rPr>
              <w:noProof/>
              <w:webHidden/>
            </w:rPr>
            <w:fldChar w:fldCharType="separate"/>
          </w:r>
          <w:ins w:id="66" w:author="Gregory Koenig" w:date="2019-10-16T03:28:00Z">
            <w:r>
              <w:rPr>
                <w:noProof/>
                <w:webHidden/>
              </w:rPr>
              <w:t>25</w:t>
            </w:r>
            <w:r>
              <w:rPr>
                <w:noProof/>
                <w:webHidden/>
              </w:rPr>
              <w:fldChar w:fldCharType="end"/>
            </w:r>
            <w:r w:rsidRPr="00B91D99">
              <w:rPr>
                <w:rStyle w:val="Hyperlink"/>
                <w:noProof/>
              </w:rPr>
              <w:fldChar w:fldCharType="end"/>
            </w:r>
          </w:ins>
        </w:p>
        <w:p w14:paraId="38B08C28" w14:textId="62B3EAA6" w:rsidR="00F51C0C" w:rsidRDefault="00F51C0C">
          <w:pPr>
            <w:pStyle w:val="TOC2"/>
            <w:tabs>
              <w:tab w:val="right" w:leader="dot" w:pos="9926"/>
            </w:tabs>
            <w:rPr>
              <w:ins w:id="67" w:author="Gregory Koenig" w:date="2019-10-16T03:28:00Z"/>
              <w:b w:val="0"/>
              <w:noProof/>
              <w:color w:val="auto"/>
              <w:sz w:val="22"/>
            </w:rPr>
          </w:pPr>
          <w:ins w:id="68"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\l "_Toc22088961"</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lang w:val="fr-FR"/>
              </w:rPr>
              <w:t>Les modules</w:t>
            </w:r>
            <w:r>
              <w:rPr>
                <w:noProof/>
                <w:webHidden/>
              </w:rPr>
              <w:tab/>
            </w:r>
            <w:r>
              <w:rPr>
                <w:noProof/>
                <w:webHidden/>
              </w:rPr>
              <w:fldChar w:fldCharType="begin"/>
            </w:r>
            <w:r>
              <w:rPr>
                <w:noProof/>
                <w:webHidden/>
              </w:rPr>
              <w:instrText xml:space="preserve"> PAGEREF _Toc22088961 \h </w:instrText>
            </w:r>
            <w:r>
              <w:rPr>
                <w:noProof/>
                <w:webHidden/>
              </w:rPr>
            </w:r>
          </w:ins>
          <w:r>
            <w:rPr>
              <w:noProof/>
              <w:webHidden/>
            </w:rPr>
            <w:fldChar w:fldCharType="separate"/>
          </w:r>
          <w:ins w:id="69" w:author="Gregory Koenig" w:date="2019-10-16T03:28:00Z">
            <w:r>
              <w:rPr>
                <w:noProof/>
                <w:webHidden/>
              </w:rPr>
              <w:t>27</w:t>
            </w:r>
            <w:r>
              <w:rPr>
                <w:noProof/>
                <w:webHidden/>
              </w:rPr>
              <w:fldChar w:fldCharType="end"/>
            </w:r>
            <w:r w:rsidRPr="00B91D99">
              <w:rPr>
                <w:rStyle w:val="Hyperlink"/>
                <w:noProof/>
              </w:rPr>
              <w:fldChar w:fldCharType="end"/>
            </w:r>
          </w:ins>
        </w:p>
        <w:p w14:paraId="092047A8" w14:textId="75D1CE03" w:rsidR="00F51C0C" w:rsidRDefault="00F51C0C">
          <w:pPr>
            <w:pStyle w:val="TOC1"/>
            <w:tabs>
              <w:tab w:val="right" w:leader="dot" w:pos="9926"/>
            </w:tabs>
            <w:rPr>
              <w:ins w:id="70" w:author="Gregory Koenig" w:date="2019-10-16T03:28:00Z"/>
              <w:b w:val="0"/>
              <w:noProof/>
              <w:color w:val="auto"/>
              <w:sz w:val="22"/>
            </w:rPr>
          </w:pPr>
          <w:ins w:id="71"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\l "_Toc22088963"</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rPr>
              <w:t>Conclusion</w:t>
            </w:r>
            <w:r>
              <w:rPr>
                <w:noProof/>
                <w:webHidden/>
              </w:rPr>
              <w:tab/>
            </w:r>
            <w:r>
              <w:rPr>
                <w:noProof/>
                <w:webHidden/>
              </w:rPr>
              <w:fldChar w:fldCharType="begin"/>
            </w:r>
            <w:r>
              <w:rPr>
                <w:noProof/>
                <w:webHidden/>
              </w:rPr>
              <w:instrText xml:space="preserve"> PAGEREF _Toc22088963 \h </w:instrText>
            </w:r>
            <w:r>
              <w:rPr>
                <w:noProof/>
                <w:webHidden/>
              </w:rPr>
            </w:r>
          </w:ins>
          <w:r>
            <w:rPr>
              <w:noProof/>
              <w:webHidden/>
            </w:rPr>
            <w:fldChar w:fldCharType="separate"/>
          </w:r>
          <w:ins w:id="72" w:author="Gregory Koenig" w:date="2019-10-16T03:28:00Z">
            <w:r>
              <w:rPr>
                <w:noProof/>
                <w:webHidden/>
              </w:rPr>
              <w:t>29</w:t>
            </w:r>
            <w:r>
              <w:rPr>
                <w:noProof/>
                <w:webHidden/>
              </w:rPr>
              <w:fldChar w:fldCharType="end"/>
            </w:r>
            <w:r w:rsidRPr="00B91D99">
              <w:rPr>
                <w:rStyle w:val="Hyperlink"/>
                <w:noProof/>
              </w:rPr>
              <w:fldChar w:fldCharType="end"/>
            </w:r>
          </w:ins>
        </w:p>
        <w:p w14:paraId="3669A49D" w14:textId="505C2701" w:rsidR="00F51C0C" w:rsidRDefault="00F51C0C">
          <w:pPr>
            <w:pStyle w:val="TOC1"/>
            <w:tabs>
              <w:tab w:val="right" w:leader="dot" w:pos="9926"/>
            </w:tabs>
            <w:rPr>
              <w:ins w:id="73" w:author="Gregory Koenig" w:date="2019-10-16T03:28:00Z"/>
              <w:b w:val="0"/>
              <w:noProof/>
              <w:color w:val="auto"/>
              <w:sz w:val="22"/>
            </w:rPr>
          </w:pPr>
          <w:ins w:id="74" w:author="Gregory Koenig" w:date="2019-10-16T03:28:00Z">
            <w:r w:rsidRPr="00B91D99">
              <w:rPr>
                <w:rStyle w:val="Hyperlink"/>
                <w:noProof/>
              </w:rPr>
              <w:fldChar w:fldCharType="begin"/>
            </w:r>
            <w:r w:rsidRPr="00B91D99">
              <w:rPr>
                <w:rStyle w:val="Hyperlink"/>
                <w:noProof/>
              </w:rPr>
              <w:instrText xml:space="preserve"> </w:instrText>
            </w:r>
            <w:r>
              <w:rPr>
                <w:noProof/>
              </w:rPr>
              <w:instrText>HYPERLINK "C:\\Users\\Greg\\Downloads\\soutenance-alternance.docx" \l "_Toc22088964"</w:instrText>
            </w:r>
            <w:r w:rsidRPr="00B91D99">
              <w:rPr>
                <w:rStyle w:val="Hyperlink"/>
                <w:noProof/>
              </w:rPr>
              <w:instrText xml:space="preserve"> </w:instrText>
            </w:r>
            <w:r w:rsidRPr="00B91D99">
              <w:rPr>
                <w:rStyle w:val="Hyperlink"/>
                <w:noProof/>
              </w:rPr>
            </w:r>
            <w:r w:rsidRPr="00B91D99">
              <w:rPr>
                <w:rStyle w:val="Hyperlink"/>
                <w:noProof/>
              </w:rPr>
              <w:fldChar w:fldCharType="separate"/>
            </w:r>
            <w:r w:rsidRPr="00B91D99">
              <w:rPr>
                <w:rStyle w:val="Hyperlink"/>
                <w:noProof/>
              </w:rPr>
              <w:t>Annexes</w:t>
            </w:r>
            <w:r>
              <w:rPr>
                <w:noProof/>
                <w:webHidden/>
              </w:rPr>
              <w:tab/>
            </w:r>
            <w:r>
              <w:rPr>
                <w:noProof/>
                <w:webHidden/>
              </w:rPr>
              <w:fldChar w:fldCharType="begin"/>
            </w:r>
            <w:r>
              <w:rPr>
                <w:noProof/>
                <w:webHidden/>
              </w:rPr>
              <w:instrText xml:space="preserve"> PAGEREF _Toc22088964 \h </w:instrText>
            </w:r>
            <w:r>
              <w:rPr>
                <w:noProof/>
                <w:webHidden/>
              </w:rPr>
            </w:r>
          </w:ins>
          <w:r>
            <w:rPr>
              <w:noProof/>
              <w:webHidden/>
            </w:rPr>
            <w:fldChar w:fldCharType="separate"/>
          </w:r>
          <w:ins w:id="75" w:author="Gregory Koenig" w:date="2019-10-16T03:28:00Z">
            <w:r>
              <w:rPr>
                <w:noProof/>
                <w:webHidden/>
              </w:rPr>
              <w:t>31</w:t>
            </w:r>
            <w:r>
              <w:rPr>
                <w:noProof/>
                <w:webHidden/>
              </w:rPr>
              <w:fldChar w:fldCharType="end"/>
            </w:r>
            <w:r w:rsidRPr="00B91D99">
              <w:rPr>
                <w:rStyle w:val="Hyperlink"/>
                <w:noProof/>
              </w:rPr>
              <w:fldChar w:fldCharType="end"/>
            </w:r>
          </w:ins>
        </w:p>
        <w:p w14:paraId="6202A368" w14:textId="2EE16CFA" w:rsidR="0077130D" w:rsidDel="00C05D70" w:rsidRDefault="0077130D">
          <w:pPr>
            <w:pStyle w:val="TOC1"/>
            <w:tabs>
              <w:tab w:val="right" w:leader="dot" w:pos="9926"/>
            </w:tabs>
            <w:rPr>
              <w:del w:id="76" w:author="Gregory Koenig" w:date="2019-10-14T14:59:00Z"/>
              <w:b w:val="0"/>
              <w:noProof/>
              <w:color w:val="auto"/>
              <w:sz w:val="22"/>
            </w:rPr>
          </w:pPr>
          <w:del w:id="77" w:author="Gregory Koenig" w:date="2019-10-14T14:59:00Z">
            <w:r w:rsidRPr="00C05D70" w:rsidDel="00C05D70">
              <w:rPr>
                <w:noProof/>
                <w:rPrChange w:id="78" w:author="Gregory Koenig" w:date="2019-10-14T14:59:00Z">
                  <w:rPr>
                    <w:rStyle w:val="Hyperlink"/>
                    <w:noProof/>
                  </w:rPr>
                </w:rPrChange>
              </w:rPr>
              <w:delText>Thanking</w:delText>
            </w:r>
            <w:r w:rsidDel="00C05D70">
              <w:rPr>
                <w:noProof/>
                <w:webHidden/>
              </w:rPr>
              <w:tab/>
              <w:delText>5</w:delText>
            </w:r>
          </w:del>
        </w:p>
        <w:p w14:paraId="19B4DFC5" w14:textId="599726EB" w:rsidR="00304F51" w:rsidRDefault="00304F51">
          <w:r>
            <w:rPr>
              <w:bCs/>
              <w:noProof/>
            </w:rPr>
            <w:fldChar w:fldCharType="end"/>
          </w:r>
        </w:p>
      </w:sdtContent>
    </w:sdt>
    <w:p w14:paraId="5D82FBEC" w14:textId="77777777" w:rsidR="00304F51" w:rsidRPr="00304F51" w:rsidRDefault="00304F51" w:rsidP="00D077E9">
      <w:pPr>
        <w:pStyle w:val="Heading1"/>
      </w:pPr>
    </w:p>
    <w:p w14:paraId="0BD69A76" w14:textId="77777777" w:rsidR="00304F51" w:rsidRDefault="00304F51">
      <w:pPr>
        <w:spacing w:after="200"/>
        <w:rPr>
          <w:rFonts w:asciiTheme="majorHAnsi" w:eastAsiaTheme="majorEastAsia" w:hAnsiTheme="majorHAnsi" w:cstheme="majorBidi"/>
          <w:color w:val="252525" w:themeColor="text2" w:themeShade="BF"/>
          <w:kern w:val="28"/>
          <w:sz w:val="52"/>
          <w:szCs w:val="32"/>
        </w:rPr>
      </w:pPr>
      <w:r>
        <w:br w:type="page"/>
      </w:r>
    </w:p>
    <w:p w14:paraId="4C87093C" w14:textId="77777777" w:rsidR="002F0A71" w:rsidRDefault="002F0A71">
      <w:pPr>
        <w:spacing w:after="200"/>
        <w:rPr>
          <w:rFonts w:asciiTheme="majorHAnsi" w:eastAsiaTheme="majorEastAsia" w:hAnsiTheme="majorHAnsi" w:cstheme="majorBidi"/>
          <w:color w:val="252525" w:themeColor="text2" w:themeShade="BF"/>
          <w:kern w:val="28"/>
          <w:sz w:val="52"/>
          <w:szCs w:val="32"/>
        </w:rPr>
      </w:pPr>
      <w:r>
        <w:lastRenderedPageBreak/>
        <w:br w:type="page"/>
      </w:r>
    </w:p>
    <w:p w14:paraId="5B45E737" w14:textId="77777777" w:rsidR="00792BD1" w:rsidRDefault="00792BD1" w:rsidP="00792BD1">
      <w:pPr>
        <w:pStyle w:val="Heading1"/>
        <w:rPr>
          <w:ins w:id="79" w:author="Gregory Koenig" w:date="2019-10-14T15:32:00Z"/>
        </w:rPr>
      </w:pPr>
      <w:bookmarkStart w:id="80" w:name="_Toc22088946"/>
      <w:proofErr w:type="spellStart"/>
      <w:ins w:id="81" w:author="Gregory Koenig" w:date="2019-10-14T15:32:00Z">
        <w:r>
          <w:lastRenderedPageBreak/>
          <w:t>Remerciements</w:t>
        </w:r>
        <w:bookmarkEnd w:id="80"/>
        <w:proofErr w:type="spellEnd"/>
      </w:ins>
    </w:p>
    <w:tbl>
      <w:tblPr>
        <w:tblW w:w="9999" w:type="dxa"/>
        <w:tblInd w:w="40" w:type="dxa"/>
        <w:tblCellMar>
          <w:left w:w="0" w:type="dxa"/>
          <w:right w:w="0" w:type="dxa"/>
        </w:tblCellMar>
        <w:tblLook w:val="0000" w:firstRow="0" w:lastRow="0" w:firstColumn="0" w:lastColumn="0" w:noHBand="0" w:noVBand="0"/>
      </w:tblPr>
      <w:tblGrid>
        <w:gridCol w:w="9999"/>
      </w:tblGrid>
      <w:tr w:rsidR="00792BD1" w:rsidRPr="00F84C19" w14:paraId="1E84F4A1" w14:textId="77777777" w:rsidTr="003A68E0">
        <w:trPr>
          <w:trHeight w:val="3546"/>
          <w:ins w:id="82" w:author="Gregory Koenig" w:date="2019-10-14T15:32:00Z"/>
        </w:trPr>
        <w:tc>
          <w:tcPr>
            <w:tcW w:w="9999" w:type="dxa"/>
          </w:tcPr>
          <w:p w14:paraId="23C41448" w14:textId="77777777" w:rsidR="00792BD1" w:rsidRPr="00DE14F2" w:rsidRDefault="00792BD1" w:rsidP="003A68E0">
            <w:pPr>
              <w:tabs>
                <w:tab w:val="left" w:pos="7750"/>
              </w:tabs>
              <w:rPr>
                <w:ins w:id="83" w:author="Gregory Koenig" w:date="2019-10-14T15:32:00Z"/>
                <w:lang w:val="fr-FR"/>
              </w:rPr>
            </w:pPr>
            <w:ins w:id="84" w:author="Gregory Koenig" w:date="2019-10-14T15:32:00Z">
              <w:r w:rsidRPr="00DE14F2">
                <w:rPr>
                  <w:lang w:val="fr-FR"/>
                </w:rPr>
                <w:tab/>
              </w:r>
            </w:ins>
          </w:p>
          <w:p w14:paraId="344AC5D4" w14:textId="3FA19566" w:rsidR="00792BD1" w:rsidRPr="00DE14F2" w:rsidRDefault="00A13D94">
            <w:pPr>
              <w:pStyle w:val="Content"/>
              <w:jc w:val="both"/>
              <w:rPr>
                <w:ins w:id="85" w:author="Gregory Koenig" w:date="2019-10-14T15:32:00Z"/>
                <w:lang w:val="fr-FR"/>
              </w:rPr>
              <w:pPrChange w:id="86" w:author="Gregory Koenig" w:date="2019-10-14T18:56:00Z">
                <w:pPr>
                  <w:pStyle w:val="Content"/>
                </w:pPr>
              </w:pPrChange>
            </w:pPr>
            <w:ins w:id="87" w:author="Gregory Koenig" w:date="2019-10-15T02:47:00Z">
              <w:r>
                <w:rPr>
                  <w:rFonts w:cstheme="minorHAnsi"/>
                  <w:lang w:val="fr-FR"/>
                </w:rPr>
                <w:t>Mon</w:t>
              </w:r>
            </w:ins>
            <w:ins w:id="88" w:author="Gregory Koenig" w:date="2019-10-14T15:32:00Z">
              <w:r w:rsidR="00792BD1">
                <w:rPr>
                  <w:lang w:val="fr-FR"/>
                </w:rPr>
                <w:t xml:space="preserve"> cursus et mon </w:t>
              </w:r>
            </w:ins>
            <w:ins w:id="89" w:author="Gregory Koenig" w:date="2019-10-15T02:47:00Z">
              <w:r>
                <w:rPr>
                  <w:lang w:val="fr-FR"/>
                </w:rPr>
                <w:t>alternance</w:t>
              </w:r>
            </w:ins>
            <w:ins w:id="90" w:author="Gregory Koenig" w:date="2019-10-14T15:32:00Z">
              <w:r w:rsidR="00792BD1">
                <w:rPr>
                  <w:lang w:val="fr-FR"/>
                </w:rPr>
                <w:t xml:space="preserve"> </w:t>
              </w:r>
            </w:ins>
            <w:ins w:id="91" w:author="Gregory Koenig" w:date="2019-10-15T02:47:00Z">
              <w:r>
                <w:rPr>
                  <w:lang w:val="fr-FR"/>
                </w:rPr>
                <w:t>ayant été positifs,</w:t>
              </w:r>
            </w:ins>
            <w:ins w:id="92" w:author="Gregory Koenig" w:date="2019-10-14T15:32:00Z">
              <w:r w:rsidR="00792BD1">
                <w:rPr>
                  <w:lang w:val="fr-FR"/>
                </w:rPr>
                <w:t xml:space="preserve"> je tiens à exprimer mes plus profonds remerciements à tous ceux qui y ont contribué </w:t>
              </w:r>
            </w:ins>
            <w:ins w:id="93" w:author="Gregory Koenig" w:date="2019-10-14T15:38:00Z">
              <w:r w:rsidR="001D49A8" w:rsidRPr="001D49A8">
                <w:rPr>
                  <w:lang w:val="fr-FR"/>
                  <w:rPrChange w:id="94" w:author="Gregory Koenig" w:date="2019-10-14T15:38:00Z">
                    <w:rPr/>
                  </w:rPrChange>
                </w:rPr>
                <w:t>en</w:t>
              </w:r>
              <w:r w:rsidR="001D49A8">
                <w:rPr>
                  <w:lang w:val="fr-FR"/>
                </w:rPr>
                <w:t xml:space="preserve"> m’offrant </w:t>
              </w:r>
            </w:ins>
            <w:ins w:id="95" w:author="Gregory Koenig" w:date="2019-10-14T15:32:00Z">
              <w:r w:rsidR="00792BD1">
                <w:rPr>
                  <w:lang w:val="fr-FR"/>
                </w:rPr>
                <w:t>ces opportunités</w:t>
              </w:r>
            </w:ins>
            <w:ins w:id="96" w:author="Gregory Koenig" w:date="2019-10-14T15:39:00Z">
              <w:r w:rsidR="001D49A8">
                <w:rPr>
                  <w:lang w:val="fr-FR"/>
                </w:rPr>
                <w:t xml:space="preserve"> et les moyens d’y parvenir</w:t>
              </w:r>
            </w:ins>
            <w:ins w:id="97" w:author="Gregory Koenig" w:date="2019-10-14T15:32:00Z">
              <w:r w:rsidR="00792BD1">
                <w:rPr>
                  <w:lang w:val="fr-FR"/>
                </w:rPr>
                <w:t>.</w:t>
              </w:r>
            </w:ins>
          </w:p>
          <w:p w14:paraId="33942E48" w14:textId="77777777" w:rsidR="00792BD1" w:rsidRPr="00DE14F2" w:rsidRDefault="00792BD1">
            <w:pPr>
              <w:jc w:val="both"/>
              <w:rPr>
                <w:ins w:id="98" w:author="Gregory Koenig" w:date="2019-10-14T15:32:00Z"/>
                <w:lang w:val="fr-FR"/>
              </w:rPr>
              <w:pPrChange w:id="99" w:author="Gregory Koenig" w:date="2019-10-14T18:56:00Z">
                <w:pPr/>
              </w:pPrChange>
            </w:pPr>
          </w:p>
          <w:p w14:paraId="56C058F2" w14:textId="5BF39BFE" w:rsidR="00792BD1" w:rsidRDefault="00792BD1">
            <w:pPr>
              <w:pStyle w:val="Content"/>
              <w:jc w:val="both"/>
              <w:rPr>
                <w:ins w:id="100" w:author="Gregory Koenig" w:date="2019-10-14T15:32:00Z"/>
                <w:lang w:val="fr-FR"/>
              </w:rPr>
              <w:pPrChange w:id="101" w:author="Gregory Koenig" w:date="2019-10-14T18:56:00Z">
                <w:pPr>
                  <w:pStyle w:val="Content"/>
                </w:pPr>
              </w:pPrChange>
            </w:pPr>
            <w:ins w:id="102" w:author="Gregory Koenig" w:date="2019-10-14T15:32:00Z">
              <w:r w:rsidRPr="00DE14F2">
                <w:rPr>
                  <w:lang w:val="fr-FR"/>
                </w:rPr>
                <w:t>Tout d’abord, je remercie m</w:t>
              </w:r>
              <w:r>
                <w:rPr>
                  <w:lang w:val="fr-FR"/>
                </w:rPr>
                <w:t>on superviseur, Christophe Klein, ainsi que le responsable réseaux et architecte, Hakim Rachidi, d’</w:t>
              </w:r>
              <w:proofErr w:type="spellStart"/>
              <w:r>
                <w:rPr>
                  <w:lang w:val="fr-FR"/>
                </w:rPr>
                <w:t>Actency</w:t>
              </w:r>
              <w:proofErr w:type="spellEnd"/>
              <w:r>
                <w:rPr>
                  <w:lang w:val="fr-FR"/>
                </w:rPr>
                <w:t xml:space="preserve"> de m’avoir </w:t>
              </w:r>
            </w:ins>
            <w:ins w:id="103" w:author="Gregory Koenig" w:date="2019-10-14T15:39:00Z">
              <w:r w:rsidR="001D49A8">
                <w:rPr>
                  <w:lang w:val="fr-FR"/>
                </w:rPr>
                <w:t>accordé leur confiance</w:t>
              </w:r>
            </w:ins>
            <w:ins w:id="104" w:author="Gregory Koenig" w:date="2019-10-14T15:32:00Z">
              <w:r>
                <w:rPr>
                  <w:lang w:val="fr-FR"/>
                </w:rPr>
                <w:t xml:space="preserve"> </w:t>
              </w:r>
            </w:ins>
            <w:ins w:id="105" w:author="Gregory Koenig" w:date="2019-10-14T15:42:00Z">
              <w:r w:rsidR="001D49A8">
                <w:rPr>
                  <w:lang w:val="fr-FR"/>
                </w:rPr>
                <w:t>lors de</w:t>
              </w:r>
            </w:ins>
            <w:ins w:id="106" w:author="Gregory Koenig" w:date="2019-10-14T15:40:00Z">
              <w:r w:rsidR="001D49A8">
                <w:rPr>
                  <w:lang w:val="fr-FR"/>
                </w:rPr>
                <w:t xml:space="preserve"> </w:t>
              </w:r>
            </w:ins>
            <w:ins w:id="107" w:author="Gregory Koenig" w:date="2019-10-14T15:32:00Z">
              <w:r>
                <w:rPr>
                  <w:lang w:val="fr-FR"/>
                </w:rPr>
                <w:t xml:space="preserve">cette alternance </w:t>
              </w:r>
            </w:ins>
            <w:ins w:id="108" w:author="Gregory Koenig" w:date="2019-10-14T15:42:00Z">
              <w:r w:rsidR="001D49A8">
                <w:rPr>
                  <w:lang w:val="fr-FR"/>
                </w:rPr>
                <w:t>au sein</w:t>
              </w:r>
            </w:ins>
            <w:ins w:id="109" w:author="Gregory Koenig" w:date="2019-10-14T15:32:00Z">
              <w:r>
                <w:rPr>
                  <w:lang w:val="fr-FR"/>
                </w:rPr>
                <w:t xml:space="preserve"> de </w:t>
              </w:r>
            </w:ins>
            <w:ins w:id="110" w:author="Gregory Koenig" w:date="2019-10-14T15:40:00Z">
              <w:r w:rsidR="001D49A8">
                <w:rPr>
                  <w:lang w:val="fr-FR"/>
                </w:rPr>
                <w:t>leur</w:t>
              </w:r>
            </w:ins>
            <w:ins w:id="111" w:author="Gregory Koenig" w:date="2019-10-14T15:32:00Z">
              <w:r>
                <w:rPr>
                  <w:lang w:val="fr-FR"/>
                </w:rPr>
                <w:t xml:space="preserve"> entreprise. P</w:t>
              </w:r>
            </w:ins>
            <w:ins w:id="112" w:author="Gregory Koenig" w:date="2019-10-14T18:37:00Z">
              <w:r w:rsidR="003A7362">
                <w:rPr>
                  <w:lang w:val="fr-FR"/>
                </w:rPr>
                <w:t>lus p</w:t>
              </w:r>
            </w:ins>
            <w:ins w:id="113" w:author="Gregory Koenig" w:date="2019-10-14T15:32:00Z">
              <w:r>
                <w:rPr>
                  <w:lang w:val="fr-FR"/>
                </w:rPr>
                <w:t>articulièrement, à mon directeur technique, Nicolas Loye, et à mon chef de projet, Christophe Klein, vos conseils et remarques ont été un atout précieux.</w:t>
              </w:r>
            </w:ins>
          </w:p>
          <w:p w14:paraId="2C211F1F" w14:textId="77777777" w:rsidR="00792BD1" w:rsidRDefault="00792BD1">
            <w:pPr>
              <w:pStyle w:val="Content"/>
              <w:jc w:val="both"/>
              <w:rPr>
                <w:ins w:id="114" w:author="Gregory Koenig" w:date="2019-10-14T15:32:00Z"/>
                <w:lang w:val="fr-FR"/>
              </w:rPr>
              <w:pPrChange w:id="115" w:author="Gregory Koenig" w:date="2019-10-14T18:56:00Z">
                <w:pPr>
                  <w:pStyle w:val="Content"/>
                </w:pPr>
              </w:pPrChange>
            </w:pPr>
          </w:p>
          <w:p w14:paraId="0DB3AE9F" w14:textId="5BE9B22F" w:rsidR="00792BD1" w:rsidRDefault="00792BD1">
            <w:pPr>
              <w:pStyle w:val="Content"/>
              <w:jc w:val="both"/>
              <w:rPr>
                <w:ins w:id="116" w:author="Gregory Koenig" w:date="2019-10-14T15:32:00Z"/>
                <w:lang w:val="fr-FR"/>
              </w:rPr>
              <w:pPrChange w:id="117" w:author="Gregory Koenig" w:date="2019-10-14T18:56:00Z">
                <w:pPr>
                  <w:pStyle w:val="Content"/>
                </w:pPr>
              </w:pPrChange>
            </w:pPr>
            <w:ins w:id="118" w:author="Gregory Koenig" w:date="2019-10-14T15:32:00Z">
              <w:r>
                <w:rPr>
                  <w:lang w:val="fr-FR"/>
                </w:rPr>
                <w:t xml:space="preserve">Ensuite, je remercie également le collectif d’associations HUMANIS sans qui ce stage n’aurait pu être effectué. En effet, la mise à disposition des locaux ainsi que </w:t>
              </w:r>
            </w:ins>
            <w:ins w:id="119" w:author="Gregory Koenig" w:date="2019-10-14T18:38:00Z">
              <w:r w:rsidR="003A7362">
                <w:rPr>
                  <w:lang w:val="fr-FR"/>
                </w:rPr>
                <w:t>leur</w:t>
              </w:r>
            </w:ins>
            <w:ins w:id="120" w:author="Gregory Koenig" w:date="2019-10-14T15:32:00Z">
              <w:r>
                <w:rPr>
                  <w:lang w:val="fr-FR"/>
                </w:rPr>
                <w:t xml:space="preserve"> rôle d’intermédiaire entre la </w:t>
              </w:r>
              <w:proofErr w:type="spellStart"/>
              <w:r>
                <w:rPr>
                  <w:lang w:val="fr-FR"/>
                </w:rPr>
                <w:t>Web@cadémie</w:t>
              </w:r>
              <w:proofErr w:type="spellEnd"/>
              <w:r>
                <w:rPr>
                  <w:lang w:val="fr-FR"/>
                </w:rPr>
                <w:t xml:space="preserve">, les services publics et les entreprises a été décisif. Je pense notamment à Kamran </w:t>
              </w:r>
              <w:proofErr w:type="spellStart"/>
              <w:r>
                <w:rPr>
                  <w:lang w:val="fr-FR"/>
                </w:rPr>
                <w:t>Yekrangi</w:t>
              </w:r>
              <w:proofErr w:type="spellEnd"/>
              <w:r>
                <w:rPr>
                  <w:lang w:val="fr-FR"/>
                </w:rPr>
                <w:t xml:space="preserve">, directeur, Caroline Vix, accompagnatrice socioprofessionnelle, Alix Sanchez et Fethi </w:t>
              </w:r>
              <w:proofErr w:type="spellStart"/>
              <w:r>
                <w:rPr>
                  <w:lang w:val="fr-FR"/>
                </w:rPr>
                <w:t>Merad</w:t>
              </w:r>
              <w:proofErr w:type="spellEnd"/>
              <w:r>
                <w:rPr>
                  <w:lang w:val="fr-FR"/>
                </w:rPr>
                <w:t xml:space="preserve">, tous deux encadrants techniques ainsi qu’à l’ensemble de </w:t>
              </w:r>
            </w:ins>
            <w:ins w:id="121" w:author="Gregory Koenig" w:date="2019-10-15T02:48:00Z">
              <w:r w:rsidR="00A13D94">
                <w:rPr>
                  <w:lang w:val="fr-FR"/>
                </w:rPr>
                <w:t xml:space="preserve">leurs </w:t>
              </w:r>
            </w:ins>
            <w:ins w:id="122" w:author="Gregory Koenig" w:date="2019-10-14T15:32:00Z">
              <w:r>
                <w:rPr>
                  <w:lang w:val="fr-FR"/>
                </w:rPr>
                <w:t>collaborateurs.</w:t>
              </w:r>
            </w:ins>
          </w:p>
          <w:p w14:paraId="413ED2BE" w14:textId="77777777" w:rsidR="00792BD1" w:rsidRDefault="00792BD1">
            <w:pPr>
              <w:pStyle w:val="Content"/>
              <w:jc w:val="both"/>
              <w:rPr>
                <w:ins w:id="123" w:author="Gregory Koenig" w:date="2019-10-14T15:32:00Z"/>
                <w:lang w:val="fr-FR"/>
              </w:rPr>
              <w:pPrChange w:id="124" w:author="Gregory Koenig" w:date="2019-10-14T18:56:00Z">
                <w:pPr>
                  <w:pStyle w:val="Content"/>
                </w:pPr>
              </w:pPrChange>
            </w:pPr>
          </w:p>
          <w:p w14:paraId="222799B8" w14:textId="574A96CF" w:rsidR="00792BD1" w:rsidRDefault="00792BD1">
            <w:pPr>
              <w:pStyle w:val="Content"/>
              <w:jc w:val="both"/>
              <w:rPr>
                <w:ins w:id="125" w:author="Gregory Koenig" w:date="2019-10-14T15:32:00Z"/>
                <w:lang w:val="fr-FR"/>
              </w:rPr>
              <w:pPrChange w:id="126" w:author="Gregory Koenig" w:date="2019-10-14T18:56:00Z">
                <w:pPr>
                  <w:pStyle w:val="Content"/>
                </w:pPr>
              </w:pPrChange>
            </w:pPr>
            <w:ins w:id="127" w:author="Gregory Koenig" w:date="2019-10-14T15:32:00Z">
              <w:r>
                <w:rPr>
                  <w:lang w:val="fr-FR"/>
                </w:rPr>
                <w:t xml:space="preserve">Pour finir, je remercie tout </w:t>
              </w:r>
            </w:ins>
            <w:ins w:id="128" w:author="Gregory Koenig" w:date="2019-10-14T18:43:00Z">
              <w:r w:rsidR="003A7362">
                <w:rPr>
                  <w:lang w:val="fr-FR"/>
                </w:rPr>
                <w:t>spécialement</w:t>
              </w:r>
            </w:ins>
            <w:ins w:id="129" w:author="Gregory Koenig" w:date="2019-10-14T15:32:00Z">
              <w:r>
                <w:rPr>
                  <w:lang w:val="fr-FR"/>
                </w:rPr>
                <w:t xml:space="preserve"> Sophie </w:t>
              </w:r>
              <w:proofErr w:type="spellStart"/>
              <w:r>
                <w:rPr>
                  <w:lang w:val="fr-FR"/>
                </w:rPr>
                <w:t>Viger</w:t>
              </w:r>
              <w:proofErr w:type="spellEnd"/>
              <w:r>
                <w:rPr>
                  <w:lang w:val="fr-FR"/>
                </w:rPr>
                <w:t xml:space="preserve">, l’ancienne directrice de la </w:t>
              </w:r>
              <w:proofErr w:type="spellStart"/>
              <w:r>
                <w:rPr>
                  <w:lang w:val="fr-FR"/>
                </w:rPr>
                <w:t>Web@cadémie</w:t>
              </w:r>
              <w:proofErr w:type="spellEnd"/>
              <w:r>
                <w:rPr>
                  <w:lang w:val="fr-FR"/>
                </w:rPr>
                <w:t xml:space="preserve"> qui m’a donné une seconde chance en acceptant ma candidature, Ludovic </w:t>
              </w:r>
              <w:proofErr w:type="spellStart"/>
              <w:r>
                <w:rPr>
                  <w:lang w:val="fr-FR"/>
                </w:rPr>
                <w:t>Gueth</w:t>
              </w:r>
              <w:proofErr w:type="spellEnd"/>
              <w:r>
                <w:rPr>
                  <w:lang w:val="fr-FR"/>
                </w:rPr>
                <w:t xml:space="preserve">, responsable de la branche strasbourgeoise, </w:t>
              </w:r>
              <w:proofErr w:type="spellStart"/>
              <w:r>
                <w:rPr>
                  <w:lang w:val="fr-FR"/>
                </w:rPr>
                <w:t>Umut</w:t>
              </w:r>
              <w:proofErr w:type="spellEnd"/>
              <w:r>
                <w:rPr>
                  <w:lang w:val="fr-FR"/>
                </w:rPr>
                <w:t xml:space="preserve"> </w:t>
              </w:r>
              <w:proofErr w:type="spellStart"/>
              <w:r>
                <w:rPr>
                  <w:lang w:val="fr-FR"/>
                </w:rPr>
                <w:t>Sevinc</w:t>
              </w:r>
              <w:proofErr w:type="spellEnd"/>
              <w:r>
                <w:rPr>
                  <w:lang w:val="fr-FR"/>
                </w:rPr>
                <w:t xml:space="preserve"> et Lucille </w:t>
              </w:r>
              <w:proofErr w:type="spellStart"/>
              <w:r>
                <w:rPr>
                  <w:lang w:val="fr-FR"/>
                </w:rPr>
                <w:t>Herbay</w:t>
              </w:r>
              <w:proofErr w:type="spellEnd"/>
              <w:r>
                <w:rPr>
                  <w:lang w:val="fr-FR"/>
                </w:rPr>
                <w:t xml:space="preserve"> qui l’ont respectivement succédé ainsi que leurs différentes équipes pédagogiques. Vous avez contribué à mon épanouissement personnel et professionnel.</w:t>
              </w:r>
            </w:ins>
          </w:p>
          <w:p w14:paraId="6440E163" w14:textId="77777777" w:rsidR="00792BD1" w:rsidRDefault="00792BD1">
            <w:pPr>
              <w:pStyle w:val="Content"/>
              <w:jc w:val="both"/>
              <w:rPr>
                <w:ins w:id="130" w:author="Gregory Koenig" w:date="2019-10-14T15:32:00Z"/>
                <w:lang w:val="fr-FR"/>
              </w:rPr>
              <w:pPrChange w:id="131" w:author="Gregory Koenig" w:date="2019-10-14T18:56:00Z">
                <w:pPr>
                  <w:pStyle w:val="Content"/>
                </w:pPr>
              </w:pPrChange>
            </w:pPr>
          </w:p>
          <w:p w14:paraId="28137FFD" w14:textId="77777777" w:rsidR="00792BD1" w:rsidRPr="00DE14F2" w:rsidRDefault="00792BD1">
            <w:pPr>
              <w:pStyle w:val="Content"/>
              <w:jc w:val="both"/>
              <w:rPr>
                <w:ins w:id="132" w:author="Gregory Koenig" w:date="2019-10-14T15:32:00Z"/>
                <w:lang w:val="fr-FR"/>
              </w:rPr>
              <w:pPrChange w:id="133" w:author="Gregory Koenig" w:date="2019-10-14T18:56:00Z">
                <w:pPr>
                  <w:pStyle w:val="Content"/>
                </w:pPr>
              </w:pPrChange>
            </w:pPr>
            <w:ins w:id="134" w:author="Gregory Koenig" w:date="2019-10-14T15:32:00Z">
              <w:r>
                <w:rPr>
                  <w:lang w:val="fr-FR"/>
                </w:rPr>
                <w:t>Je n’oublie évidemment pas tous mes collègues dont certains sont devenus des amis proches au travers d’épreuves parfois difficiles, comme peut l’être une reconversion après avoir été éloigné des bancs scolaires depuis si longtemps.</w:t>
              </w:r>
            </w:ins>
          </w:p>
          <w:p w14:paraId="0F21CB67" w14:textId="77777777" w:rsidR="00792BD1" w:rsidRPr="00DE14F2" w:rsidRDefault="00792BD1" w:rsidP="003A68E0">
            <w:pPr>
              <w:pStyle w:val="Content"/>
              <w:rPr>
                <w:ins w:id="135" w:author="Gregory Koenig" w:date="2019-10-14T15:32:00Z"/>
                <w:lang w:val="fr-FR"/>
              </w:rPr>
            </w:pPr>
          </w:p>
        </w:tc>
      </w:tr>
    </w:tbl>
    <w:p w14:paraId="34226828" w14:textId="52698011" w:rsidR="00D077E9" w:rsidRPr="00792BD1" w:rsidRDefault="00E833F1">
      <w:pPr>
        <w:rPr>
          <w:lang w:val="fr-FR"/>
          <w:rPrChange w:id="136" w:author="Gregory Koenig" w:date="2019-10-14T15:32:00Z">
            <w:rPr/>
          </w:rPrChange>
        </w:rPr>
        <w:pPrChange w:id="137" w:author="Gregory Koenig" w:date="2019-10-15T12:15:00Z">
          <w:pPr>
            <w:pStyle w:val="Heading1"/>
          </w:pPr>
        </w:pPrChange>
      </w:pPr>
      <w:del w:id="138" w:author="Gregory Koenig" w:date="2019-10-14T14:57:00Z">
        <w:r w:rsidRPr="00792BD1" w:rsidDel="00C05D70">
          <w:rPr>
            <w:lang w:val="fr-FR"/>
            <w:rPrChange w:id="139" w:author="Gregory Koenig" w:date="2019-10-14T15:32:00Z">
              <w:rPr/>
            </w:rPrChange>
          </w:rPr>
          <w:delText>Thanking</w:delText>
        </w:r>
      </w:del>
    </w:p>
    <w:tbl>
      <w:tblPr>
        <w:tblW w:w="9999" w:type="dxa"/>
        <w:tblInd w:w="40" w:type="dxa"/>
        <w:tblCellMar>
          <w:left w:w="0" w:type="dxa"/>
          <w:right w:w="0" w:type="dxa"/>
        </w:tblCellMar>
        <w:tblLook w:val="0000" w:firstRow="0" w:lastRow="0" w:firstColumn="0" w:lastColumn="0" w:noHBand="0" w:noVBand="0"/>
        <w:tblPrChange w:id="140" w:author="Gregory Koenig" w:date="2019-10-14T15:09:00Z">
          <w:tblPr>
            <w:tblW w:w="9999" w:type="dxa"/>
            <w:tblInd w:w="40" w:type="dxa"/>
            <w:tblCellMar>
              <w:left w:w="0" w:type="dxa"/>
              <w:right w:w="0" w:type="dxa"/>
            </w:tblCellMar>
            <w:tblLook w:val="0000" w:firstRow="0" w:lastRow="0" w:firstColumn="0" w:lastColumn="0" w:noHBand="0" w:noVBand="0"/>
          </w:tblPr>
        </w:tblPrChange>
      </w:tblPr>
      <w:tblGrid>
        <w:gridCol w:w="9999"/>
        <w:tblGridChange w:id="141">
          <w:tblGrid>
            <w:gridCol w:w="9999"/>
          </w:tblGrid>
        </w:tblGridChange>
      </w:tblGrid>
      <w:tr w:rsidR="00D077E9" w:rsidRPr="00F84C19" w:rsidDel="0001240E" w14:paraId="73C5A298" w14:textId="083F95DC" w:rsidTr="00DD62A9">
        <w:trPr>
          <w:trHeight w:val="3546"/>
          <w:del w:id="142" w:author="Gregory Koenig" w:date="2019-10-15T12:15:00Z"/>
          <w:trPrChange w:id="143" w:author="Gregory Koenig" w:date="2019-10-14T15:09:00Z">
            <w:trPr>
              <w:trHeight w:val="3546"/>
            </w:trPr>
          </w:trPrChange>
        </w:trPr>
        <w:tc>
          <w:tcPr>
            <w:tcW w:w="9999" w:type="dxa"/>
            <w:tcPrChange w:id="144" w:author="Gregory Koenig" w:date="2019-10-14T15:09:00Z">
              <w:tcPr>
                <w:tcW w:w="9999" w:type="dxa"/>
              </w:tcPr>
            </w:tcPrChange>
          </w:tcPr>
          <w:p w14:paraId="2A03175E" w14:textId="7B67C0C6" w:rsidR="00DF027C" w:rsidRPr="00792BD1" w:rsidDel="00792BD1" w:rsidRDefault="005375EA" w:rsidP="005375EA">
            <w:pPr>
              <w:tabs>
                <w:tab w:val="left" w:pos="7750"/>
              </w:tabs>
              <w:rPr>
                <w:del w:id="145" w:author="Gregory Koenig" w:date="2019-10-14T15:32:00Z"/>
                <w:lang w:val="fr-FR"/>
                <w:rPrChange w:id="146" w:author="Gregory Koenig" w:date="2019-10-14T15:31:00Z">
                  <w:rPr>
                    <w:del w:id="147" w:author="Gregory Koenig" w:date="2019-10-14T15:32:00Z"/>
                  </w:rPr>
                </w:rPrChange>
              </w:rPr>
            </w:pPr>
            <w:del w:id="148" w:author="Gregory Koenig" w:date="2019-10-14T15:32:00Z">
              <w:r w:rsidRPr="00792BD1" w:rsidDel="00792BD1">
                <w:rPr>
                  <w:lang w:val="fr-FR"/>
                  <w:rPrChange w:id="149" w:author="Gregory Koenig" w:date="2019-10-14T15:31:00Z">
                    <w:rPr/>
                  </w:rPrChange>
                </w:rPr>
                <w:tab/>
              </w:r>
            </w:del>
          </w:p>
          <w:p w14:paraId="53A43C3A" w14:textId="666F3667" w:rsidR="00DF027C" w:rsidRPr="00DD62A9" w:rsidDel="00792BD1" w:rsidRDefault="0077130D">
            <w:pPr>
              <w:pStyle w:val="Content"/>
              <w:rPr>
                <w:del w:id="150" w:author="Gregory Koenig" w:date="2019-10-14T15:32:00Z"/>
                <w:lang w:val="fr-FR"/>
                <w:rPrChange w:id="151" w:author="Gregory Koenig" w:date="2019-10-14T15:05:00Z">
                  <w:rPr>
                    <w:del w:id="152" w:author="Gregory Koenig" w:date="2019-10-14T15:32:00Z"/>
                  </w:rPr>
                </w:rPrChange>
              </w:rPr>
            </w:pPr>
            <w:del w:id="153" w:author="Gregory Koenig" w:date="2019-10-14T15:04:00Z">
              <w:r w:rsidRPr="00DD62A9" w:rsidDel="00DD62A9">
                <w:rPr>
                  <w:b/>
                  <w:lang w:val="fr-FR"/>
                  <w:rPrChange w:id="154" w:author="Gregory Koenig" w:date="2019-10-14T15:05:00Z">
                    <w:rPr>
                      <w:b/>
                    </w:rPr>
                  </w:rPrChange>
                </w:rPr>
                <w:delText>As my academics and internship experience are success, I express my deepest appreciation to all those who provided me the opportunity ad guidance.</w:delText>
              </w:r>
            </w:del>
          </w:p>
          <w:p w14:paraId="5EA7570F" w14:textId="5386FA10" w:rsidR="00DF027C" w:rsidRPr="00DD62A9" w:rsidDel="00792BD1" w:rsidRDefault="00DF027C" w:rsidP="00DF027C">
            <w:pPr>
              <w:rPr>
                <w:del w:id="155" w:author="Gregory Koenig" w:date="2019-10-14T15:32:00Z"/>
                <w:lang w:val="fr-FR"/>
                <w:rPrChange w:id="156" w:author="Gregory Koenig" w:date="2019-10-14T15:05:00Z">
                  <w:rPr>
                    <w:del w:id="157" w:author="Gregory Koenig" w:date="2019-10-14T15:32:00Z"/>
                  </w:rPr>
                </w:rPrChange>
              </w:rPr>
            </w:pPr>
          </w:p>
          <w:p w14:paraId="54C3BA0F" w14:textId="4451914A" w:rsidR="00DF027C" w:rsidRPr="00792BD1" w:rsidDel="0001240E" w:rsidRDefault="0077130D" w:rsidP="00DF027C">
            <w:pPr>
              <w:pStyle w:val="Content"/>
              <w:rPr>
                <w:del w:id="158" w:author="Gregory Koenig" w:date="2019-10-15T12:15:00Z"/>
                <w:lang w:val="fr-FR"/>
                <w:rPrChange w:id="159" w:author="Gregory Koenig" w:date="2019-10-14T15:32:00Z">
                  <w:rPr>
                    <w:del w:id="160" w:author="Gregory Koenig" w:date="2019-10-15T12:15:00Z"/>
                  </w:rPr>
                </w:rPrChange>
              </w:rPr>
            </w:pPr>
            <w:del w:id="161" w:author="Gregory Koenig" w:date="2019-10-14T15:14:00Z">
              <w:r w:rsidRPr="00792BD1" w:rsidDel="00801929">
                <w:rPr>
                  <w:b/>
                  <w:lang w:val="fr-FR"/>
                  <w:rPrChange w:id="162" w:author="Gregory Koenig" w:date="2019-10-14T15:32:00Z">
                    <w:rPr>
                      <w:b/>
                    </w:rPr>
                  </w:rPrChange>
                </w:rPr>
                <w:delText xml:space="preserve">First and foremost, I thank </w:delText>
              </w:r>
              <w:r w:rsidR="00303C5C" w:rsidRPr="00792BD1" w:rsidDel="00801929">
                <w:rPr>
                  <w:b/>
                  <w:lang w:val="fr-FR"/>
                  <w:rPrChange w:id="163" w:author="Gregory Koenig" w:date="2019-10-14T15:32:00Z">
                    <w:rPr>
                      <w:b/>
                    </w:rPr>
                  </w:rPrChange>
                </w:rPr>
                <w:delText>my supervisor and lead developer</w:delText>
              </w:r>
              <w:r w:rsidRPr="00792BD1" w:rsidDel="00801929">
                <w:rPr>
                  <w:b/>
                  <w:lang w:val="fr-FR"/>
                  <w:rPrChange w:id="164" w:author="Gregory Koenig" w:date="2019-10-14T15:32:00Z">
                    <w:rPr>
                      <w:b/>
                    </w:rPr>
                  </w:rPrChange>
                </w:rPr>
                <w:delText xml:space="preserve">, </w:delText>
              </w:r>
              <w:r w:rsidR="00303C5C" w:rsidRPr="00792BD1" w:rsidDel="00801929">
                <w:rPr>
                  <w:b/>
                  <w:lang w:val="fr-FR"/>
                  <w:rPrChange w:id="165" w:author="Gregory Koenig" w:date="2019-10-14T15:32:00Z">
                    <w:rPr>
                      <w:b/>
                    </w:rPr>
                  </w:rPrChange>
                </w:rPr>
                <w:delText>Christophe Klein</w:delText>
              </w:r>
              <w:r w:rsidRPr="00792BD1" w:rsidDel="00801929">
                <w:rPr>
                  <w:b/>
                  <w:lang w:val="fr-FR"/>
                  <w:rPrChange w:id="166" w:author="Gregory Koenig" w:date="2019-10-14T15:32:00Z">
                    <w:rPr>
                      <w:b/>
                    </w:rPr>
                  </w:rPrChange>
                </w:rPr>
                <w:delText xml:space="preserve">, </w:delText>
              </w:r>
              <w:r w:rsidR="00303C5C" w:rsidRPr="00792BD1" w:rsidDel="00801929">
                <w:rPr>
                  <w:b/>
                  <w:lang w:val="fr-FR"/>
                  <w:rPrChange w:id="167" w:author="Gregory Koenig" w:date="2019-10-14T15:32:00Z">
                    <w:rPr>
                      <w:b/>
                    </w:rPr>
                  </w:rPrChange>
                </w:rPr>
                <w:delText xml:space="preserve">and the architect and DevOps manager, Hakim Rachidi, </w:delText>
              </w:r>
              <w:r w:rsidRPr="00792BD1" w:rsidDel="00801929">
                <w:rPr>
                  <w:b/>
                  <w:lang w:val="fr-FR"/>
                  <w:rPrChange w:id="168" w:author="Gregory Koenig" w:date="2019-10-14T15:32:00Z">
                    <w:rPr>
                      <w:b/>
                    </w:rPr>
                  </w:rPrChange>
                </w:rPr>
                <w:delText>of Actency who gave me the chance of doing internship with this esteem company. To my</w:delText>
              </w:r>
              <w:r w:rsidR="00303C5C" w:rsidRPr="00792BD1" w:rsidDel="00801929">
                <w:rPr>
                  <w:b/>
                  <w:lang w:val="fr-FR"/>
                  <w:rPrChange w:id="169" w:author="Gregory Koenig" w:date="2019-10-14T15:32:00Z">
                    <w:rPr>
                      <w:b/>
                    </w:rPr>
                  </w:rPrChange>
                </w:rPr>
                <w:delText xml:space="preserve"> technical director</w:delText>
              </w:r>
              <w:r w:rsidRPr="00792BD1" w:rsidDel="00801929">
                <w:rPr>
                  <w:b/>
                  <w:lang w:val="fr-FR"/>
                  <w:rPrChange w:id="170" w:author="Gregory Koenig" w:date="2019-10-14T15:32:00Z">
                    <w:rPr>
                      <w:b/>
                    </w:rPr>
                  </w:rPrChange>
                </w:rPr>
                <w:delText xml:space="preserve">, </w:delText>
              </w:r>
              <w:r w:rsidR="00303C5C" w:rsidRPr="00792BD1" w:rsidDel="00801929">
                <w:rPr>
                  <w:b/>
                  <w:lang w:val="fr-FR"/>
                  <w:rPrChange w:id="171" w:author="Gregory Koenig" w:date="2019-10-14T15:32:00Z">
                    <w:rPr>
                      <w:b/>
                    </w:rPr>
                  </w:rPrChange>
                </w:rPr>
                <w:delText>Nicolas Loye, and also Christophe Klein, your contribution in stimulating suggestions</w:delText>
              </w:r>
            </w:del>
          </w:p>
        </w:tc>
      </w:tr>
      <w:tr w:rsidR="00DF027C" w:rsidRPr="00F84C19" w:rsidDel="0001240E" w14:paraId="71CBB0CE" w14:textId="6BC2423D" w:rsidTr="00DD62A9">
        <w:trPr>
          <w:trHeight w:val="60"/>
          <w:del w:id="172" w:author="Gregory Koenig" w:date="2019-10-15T12:15:00Z"/>
          <w:trPrChange w:id="173" w:author="Gregory Koenig" w:date="2019-10-14T15:09:00Z">
            <w:trPr>
              <w:trHeight w:val="1899"/>
            </w:trPr>
          </w:trPrChange>
        </w:trPr>
        <w:tc>
          <w:tcPr>
            <w:tcW w:w="9999" w:type="dxa"/>
            <w:shd w:val="clear" w:color="auto" w:fill="FFFFFF" w:themeFill="background1"/>
            <w:vAlign w:val="center"/>
            <w:tcPrChange w:id="174" w:author="Gregory Koenig" w:date="2019-10-14T15:09:00Z">
              <w:tcPr>
                <w:tcW w:w="9999" w:type="dxa"/>
                <w:shd w:val="clear" w:color="auto" w:fill="F2F2F2" w:themeFill="background1" w:themeFillShade="F2"/>
                <w:vAlign w:val="center"/>
              </w:tcPr>
            </w:tcPrChange>
          </w:tcPr>
          <w:p w14:paraId="7FFB968E" w14:textId="7EBB1FDC" w:rsidR="00DF027C" w:rsidRPr="00792BD1" w:rsidDel="0001240E" w:rsidRDefault="00DF027C">
            <w:pPr>
              <w:pStyle w:val="EmphasisText"/>
              <w:rPr>
                <w:del w:id="175" w:author="Gregory Koenig" w:date="2019-10-15T12:15:00Z"/>
                <w:lang w:val="fr-FR"/>
                <w:rPrChange w:id="176" w:author="Gregory Koenig" w:date="2019-10-14T15:32:00Z">
                  <w:rPr>
                    <w:del w:id="177" w:author="Gregory Koenig" w:date="2019-10-15T12:15:00Z"/>
                  </w:rPr>
                </w:rPrChange>
              </w:rPr>
              <w:pPrChange w:id="178" w:author="Gregory Koenig" w:date="2019-10-14T15:14:00Z">
                <w:pPr>
                  <w:pStyle w:val="EmphasisText"/>
                  <w:jc w:val="center"/>
                </w:pPr>
              </w:pPrChange>
            </w:pPr>
            <w:del w:id="179" w:author="Gregory Koenig" w:date="2019-10-14T15:08:00Z">
              <w:r w:rsidDel="00DD62A9">
                <w:rPr>
                  <w:noProof/>
                </w:rPr>
                <mc:AlternateContent>
                  <mc:Choice Requires="wps">
                    <w:drawing>
                      <wp:inline distT="0" distB="0" distL="0" distR="0" wp14:anchorId="4FC2F4EF" wp14:editId="2FDF3DEE">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14:paraId="1FBEFC1C" w14:textId="77777777" w:rsidR="006A20B6" w:rsidRDefault="006A20B6" w:rsidP="00DF027C">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C2F4EF" id="Text Box 7" o:spid="_x0000_s1028"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DqqaJxLwIAAFgEAAAOAAAAAAAAAAAAAAAAAC4CAABk&#10;cnMvZTJvRG9jLnhtbFBLAQItABQABgAIAAAAIQCPxE8C3QAAAAUBAAAPAAAAAAAAAAAAAAAAAIkE&#10;AABkcnMvZG93bnJldi54bWxQSwUGAAAAAAQABADzAAAAkwUAAAAA&#10;" filled="f" stroked="f" strokeweight=".5pt">
                        <v:textbox>
                          <w:txbxContent>
                            <w:p w14:paraId="1FBEFC1C" w14:textId="77777777" w:rsidR="006A20B6" w:rsidRDefault="006A20B6" w:rsidP="00DF027C">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del>
          </w:p>
        </w:tc>
      </w:tr>
      <w:tr w:rsidR="00DF027C" w:rsidRPr="00F84C19" w:rsidDel="0001240E" w14:paraId="7B069DA4" w14:textId="01D91285" w:rsidTr="00DF027C">
        <w:trPr>
          <w:trHeight w:val="5931"/>
          <w:del w:id="180" w:author="Gregory Koenig" w:date="2019-10-15T12:15:00Z"/>
        </w:trPr>
        <w:tc>
          <w:tcPr>
            <w:tcW w:w="9999" w:type="dxa"/>
          </w:tcPr>
          <w:p w14:paraId="2E4ACC58" w14:textId="15140D11" w:rsidR="00DF027C" w:rsidRPr="00792BD1" w:rsidDel="00DD62A9" w:rsidRDefault="00DF027C" w:rsidP="00DF027C">
            <w:pPr>
              <w:pStyle w:val="EmphasisText"/>
              <w:rPr>
                <w:del w:id="181" w:author="Gregory Koenig" w:date="2019-10-14T15:09:00Z"/>
                <w:i/>
                <w:sz w:val="36"/>
                <w:lang w:val="fr-FR"/>
                <w:rPrChange w:id="182" w:author="Gregory Koenig" w:date="2019-10-14T15:32:00Z">
                  <w:rPr>
                    <w:del w:id="183" w:author="Gregory Koenig" w:date="2019-10-14T15:09:00Z"/>
                    <w:i/>
                    <w:sz w:val="36"/>
                  </w:rPr>
                </w:rPrChange>
              </w:rPr>
            </w:pPr>
          </w:p>
          <w:p w14:paraId="068E090A" w14:textId="5F54A095" w:rsidR="00DF027C" w:rsidRPr="00792BD1" w:rsidDel="00801929" w:rsidRDefault="00DF027C" w:rsidP="00DF027C">
            <w:pPr>
              <w:pStyle w:val="Content"/>
              <w:rPr>
                <w:del w:id="184" w:author="Gregory Koenig" w:date="2019-10-14T15:14:00Z"/>
                <w:lang w:val="fr-FR"/>
                <w:rPrChange w:id="185" w:author="Gregory Koenig" w:date="2019-10-14T15:32:00Z">
                  <w:rPr>
                    <w:del w:id="186" w:author="Gregory Koenig" w:date="2019-10-14T15:14:00Z"/>
                  </w:rPr>
                </w:rPrChange>
              </w:rPr>
            </w:pPr>
          </w:p>
          <w:p w14:paraId="11FD7989" w14:textId="77777777" w:rsidR="00DF027C" w:rsidRPr="00792BD1" w:rsidDel="00801929" w:rsidRDefault="00DF027C" w:rsidP="00DF027C">
            <w:pPr>
              <w:pStyle w:val="Content"/>
              <w:rPr>
                <w:del w:id="187" w:author="Gregory Koenig" w:date="2019-10-14T15:14:00Z"/>
                <w:lang w:val="fr-FR"/>
                <w:rPrChange w:id="188" w:author="Gregory Koenig" w:date="2019-10-14T15:32:00Z">
                  <w:rPr>
                    <w:del w:id="189" w:author="Gregory Koenig" w:date="2019-10-14T15:14:00Z"/>
                  </w:rPr>
                </w:rPrChange>
              </w:rPr>
            </w:pPr>
          </w:p>
          <w:p w14:paraId="442C3963" w14:textId="2F249716" w:rsidR="00DF027C" w:rsidRPr="00792BD1" w:rsidDel="00801929" w:rsidRDefault="00DF027C" w:rsidP="00DF027C">
            <w:pPr>
              <w:pStyle w:val="Content"/>
              <w:rPr>
                <w:del w:id="190" w:author="Gregory Koenig" w:date="2019-10-14T15:15:00Z"/>
                <w:lang w:val="fr-FR"/>
                <w:rPrChange w:id="191" w:author="Gregory Koenig" w:date="2019-10-14T15:32:00Z">
                  <w:rPr>
                    <w:del w:id="192" w:author="Gregory Koenig" w:date="2019-10-14T15:15:00Z"/>
                  </w:rPr>
                </w:rPrChange>
              </w:rPr>
            </w:pPr>
          </w:p>
          <w:p w14:paraId="6FA262C7" w14:textId="77777777" w:rsidR="00DF027C" w:rsidRPr="00792BD1" w:rsidDel="00801929" w:rsidRDefault="00DF027C" w:rsidP="00DF027C">
            <w:pPr>
              <w:pStyle w:val="Content"/>
              <w:rPr>
                <w:del w:id="193" w:author="Gregory Koenig" w:date="2019-10-14T15:15:00Z"/>
                <w:i/>
                <w:sz w:val="36"/>
                <w:lang w:val="fr-FR"/>
                <w:rPrChange w:id="194" w:author="Gregory Koenig" w:date="2019-10-14T15:32:00Z">
                  <w:rPr>
                    <w:del w:id="195" w:author="Gregory Koenig" w:date="2019-10-14T15:15:00Z"/>
                    <w:i/>
                    <w:sz w:val="36"/>
                  </w:rPr>
                </w:rPrChange>
              </w:rPr>
            </w:pPr>
          </w:p>
          <w:p w14:paraId="43B46800" w14:textId="1E3F6A2D" w:rsidR="00DF027C" w:rsidRPr="00792BD1" w:rsidDel="0001240E" w:rsidRDefault="00DF027C" w:rsidP="00DF027C">
            <w:pPr>
              <w:pStyle w:val="Content"/>
              <w:rPr>
                <w:del w:id="196" w:author="Gregory Koenig" w:date="2019-10-15T12:15:00Z"/>
                <w:i/>
                <w:sz w:val="36"/>
                <w:lang w:val="fr-FR"/>
                <w:rPrChange w:id="197" w:author="Gregory Koenig" w:date="2019-10-14T15:32:00Z">
                  <w:rPr>
                    <w:del w:id="198" w:author="Gregory Koenig" w:date="2019-10-15T12:15:00Z"/>
                    <w:i/>
                    <w:sz w:val="36"/>
                  </w:rPr>
                </w:rPrChange>
              </w:rPr>
            </w:pPr>
          </w:p>
        </w:tc>
      </w:tr>
    </w:tbl>
    <w:p w14:paraId="4D3C7EC0" w14:textId="77777777" w:rsidR="00227564" w:rsidRDefault="00227564">
      <w:pPr>
        <w:spacing w:after="200"/>
        <w:rPr>
          <w:ins w:id="199" w:author="Gregory Koenig" w:date="2019-10-15T12:15:00Z"/>
          <w:lang w:val="fr-FR"/>
        </w:rPr>
      </w:pPr>
    </w:p>
    <w:p w14:paraId="74F413F3" w14:textId="77777777" w:rsidR="00227564" w:rsidRDefault="00227564">
      <w:pPr>
        <w:spacing w:after="200"/>
        <w:rPr>
          <w:ins w:id="200" w:author="Gregory Koenig" w:date="2019-10-15T12:15:00Z"/>
          <w:lang w:val="fr-FR"/>
        </w:rPr>
      </w:pPr>
      <w:ins w:id="201" w:author="Gregory Koenig" w:date="2019-10-15T12:15:00Z">
        <w:r>
          <w:rPr>
            <w:lang w:val="fr-FR"/>
          </w:rPr>
          <w:br w:type="page"/>
        </w:r>
      </w:ins>
    </w:p>
    <w:p w14:paraId="7695B3D7" w14:textId="24D75C13" w:rsidR="00801929" w:rsidRPr="0001240E" w:rsidRDefault="00801929">
      <w:pPr>
        <w:spacing w:after="200"/>
        <w:rPr>
          <w:ins w:id="202" w:author="Gregory Koenig" w:date="2019-10-14T15:16:00Z"/>
          <w:rFonts w:asciiTheme="majorHAnsi" w:eastAsiaTheme="majorEastAsia" w:hAnsiTheme="majorHAnsi" w:cstheme="majorBidi"/>
          <w:b w:val="0"/>
          <w:bCs/>
          <w:color w:val="252525" w:themeColor="text2" w:themeShade="BF"/>
          <w:kern w:val="28"/>
          <w:sz w:val="52"/>
          <w:szCs w:val="32"/>
          <w:lang w:val="fr-FR"/>
          <w:rPrChange w:id="203" w:author="Gregory Koenig" w:date="2019-10-15T12:14:00Z">
            <w:rPr>
              <w:ins w:id="204" w:author="Gregory Koenig" w:date="2019-10-14T15:16:00Z"/>
              <w:rFonts w:asciiTheme="majorHAnsi" w:eastAsiaTheme="majorEastAsia" w:hAnsiTheme="majorHAnsi" w:cstheme="majorBidi"/>
              <w:color w:val="252525" w:themeColor="text2" w:themeShade="BF"/>
              <w:kern w:val="28"/>
              <w:sz w:val="52"/>
              <w:szCs w:val="32"/>
            </w:rPr>
          </w:rPrChange>
        </w:rPr>
      </w:pPr>
      <w:ins w:id="205" w:author="Gregory Koenig" w:date="2019-10-14T15:16:00Z">
        <w:r w:rsidRPr="00801929">
          <w:rPr>
            <w:lang w:val="fr-FR"/>
            <w:rPrChange w:id="206" w:author="Gregory Koenig" w:date="2019-10-14T15:17:00Z">
              <w:rPr/>
            </w:rPrChange>
          </w:rPr>
          <w:lastRenderedPageBreak/>
          <w:br w:type="page"/>
        </w:r>
      </w:ins>
    </w:p>
    <w:p w14:paraId="72E67AB2" w14:textId="27A4E33C" w:rsidR="00880BC6" w:rsidRDefault="00880BC6" w:rsidP="00880BC6">
      <w:pPr>
        <w:pStyle w:val="Heading1"/>
        <w:rPr>
          <w:ins w:id="207" w:author="Gregory Koenig" w:date="2019-10-14T16:06:00Z"/>
        </w:rPr>
      </w:pPr>
      <w:bookmarkStart w:id="208" w:name="_Toc22088947"/>
      <w:ins w:id="209" w:author="Gregory Koenig" w:date="2019-10-14T16:06:00Z">
        <w:r>
          <w:lastRenderedPageBreak/>
          <w:t>Introduction</w:t>
        </w:r>
        <w:bookmarkEnd w:id="208"/>
      </w:ins>
    </w:p>
    <w:tbl>
      <w:tblPr>
        <w:tblW w:w="9999" w:type="dxa"/>
        <w:tblInd w:w="40" w:type="dxa"/>
        <w:tblCellMar>
          <w:left w:w="0" w:type="dxa"/>
          <w:right w:w="0" w:type="dxa"/>
        </w:tblCellMar>
        <w:tblLook w:val="0000" w:firstRow="0" w:lastRow="0" w:firstColumn="0" w:lastColumn="0" w:noHBand="0" w:noVBand="0"/>
      </w:tblPr>
      <w:tblGrid>
        <w:gridCol w:w="9999"/>
      </w:tblGrid>
      <w:tr w:rsidR="00880BC6" w:rsidRPr="007F68E8" w14:paraId="1328E298" w14:textId="77777777" w:rsidTr="003A68E0">
        <w:trPr>
          <w:trHeight w:val="3546"/>
          <w:ins w:id="210" w:author="Gregory Koenig" w:date="2019-10-14T16:06:00Z"/>
        </w:trPr>
        <w:tc>
          <w:tcPr>
            <w:tcW w:w="9999" w:type="dxa"/>
          </w:tcPr>
          <w:p w14:paraId="0EFE05FD" w14:textId="77777777" w:rsidR="00880BC6" w:rsidRPr="00DE14F2" w:rsidRDefault="00880BC6" w:rsidP="003A68E0">
            <w:pPr>
              <w:tabs>
                <w:tab w:val="left" w:pos="7750"/>
              </w:tabs>
              <w:rPr>
                <w:ins w:id="211" w:author="Gregory Koenig" w:date="2019-10-14T16:06:00Z"/>
                <w:lang w:val="fr-FR"/>
              </w:rPr>
            </w:pPr>
            <w:ins w:id="212" w:author="Gregory Koenig" w:date="2019-10-14T16:06:00Z">
              <w:r w:rsidRPr="00DE14F2">
                <w:rPr>
                  <w:lang w:val="fr-FR"/>
                </w:rPr>
                <w:tab/>
              </w:r>
            </w:ins>
          </w:p>
          <w:p w14:paraId="5573C28B" w14:textId="61D9159B" w:rsidR="004F133C" w:rsidRDefault="004F133C" w:rsidP="00880BC6">
            <w:pPr>
              <w:pStyle w:val="Content"/>
              <w:jc w:val="both"/>
              <w:rPr>
                <w:ins w:id="213" w:author="Gregory Koenig" w:date="2019-10-14T16:20:00Z"/>
                <w:lang w:val="fr-FR"/>
              </w:rPr>
            </w:pPr>
            <w:ins w:id="214" w:author="Gregory Koenig" w:date="2019-10-14T16:15:00Z">
              <w:r>
                <w:rPr>
                  <w:lang w:val="fr-FR"/>
                </w:rPr>
                <w:t xml:space="preserve">Au cours de ma deuxième et dernière année au sein de la </w:t>
              </w:r>
              <w:proofErr w:type="spellStart"/>
              <w:r>
                <w:rPr>
                  <w:lang w:val="fr-FR"/>
                </w:rPr>
                <w:t>Web@cadé</w:t>
              </w:r>
            </w:ins>
            <w:ins w:id="215" w:author="Gregory Koenig" w:date="2019-10-14T16:16:00Z">
              <w:r>
                <w:rPr>
                  <w:lang w:val="fr-FR"/>
                </w:rPr>
                <w:t>mie</w:t>
              </w:r>
              <w:proofErr w:type="spellEnd"/>
              <w:r>
                <w:rPr>
                  <w:lang w:val="fr-FR"/>
                </w:rPr>
                <w:t xml:space="preserve">, j’ai eu l’opportunité d’effectuer mon alternance </w:t>
              </w:r>
            </w:ins>
            <w:ins w:id="216" w:author="Gregory Koenig" w:date="2019-10-14T18:39:00Z">
              <w:r w:rsidR="003A7362">
                <w:rPr>
                  <w:lang w:val="fr-FR"/>
                </w:rPr>
                <w:t>auprès</w:t>
              </w:r>
            </w:ins>
            <w:ins w:id="217" w:author="Gregory Koenig" w:date="2019-10-14T16:16:00Z">
              <w:r>
                <w:rPr>
                  <w:lang w:val="fr-FR"/>
                </w:rPr>
                <w:t xml:space="preserve"> d</w:t>
              </w:r>
            </w:ins>
            <w:ins w:id="218" w:author="Gregory Koenig" w:date="2019-10-14T16:17:00Z">
              <w:r>
                <w:rPr>
                  <w:lang w:val="fr-FR"/>
                </w:rPr>
                <w:t xml:space="preserve">u collectif d’association HUMANIS en partenariat avec l’entreprise </w:t>
              </w:r>
              <w:proofErr w:type="spellStart"/>
              <w:r>
                <w:rPr>
                  <w:lang w:val="fr-FR"/>
                </w:rPr>
                <w:t>Actency</w:t>
              </w:r>
            </w:ins>
            <w:proofErr w:type="spellEnd"/>
            <w:ins w:id="219" w:author="Gregory Koenig" w:date="2019-10-14T16:16:00Z">
              <w:r>
                <w:rPr>
                  <w:lang w:val="fr-FR"/>
                </w:rPr>
                <w:t>.</w:t>
              </w:r>
            </w:ins>
          </w:p>
          <w:p w14:paraId="66F65797" w14:textId="138B3C83" w:rsidR="004F133C" w:rsidRDefault="004F133C" w:rsidP="00880BC6">
            <w:pPr>
              <w:pStyle w:val="Content"/>
              <w:jc w:val="both"/>
              <w:rPr>
                <w:ins w:id="220" w:author="Gregory Koenig" w:date="2019-10-14T16:20:00Z"/>
                <w:lang w:val="fr-FR"/>
              </w:rPr>
            </w:pPr>
          </w:p>
          <w:p w14:paraId="5F9D1C58" w14:textId="59C4F675" w:rsidR="004F133C" w:rsidRDefault="004F133C" w:rsidP="00880BC6">
            <w:pPr>
              <w:pStyle w:val="Content"/>
              <w:jc w:val="both"/>
              <w:rPr>
                <w:ins w:id="221" w:author="Gregory Koenig" w:date="2019-10-14T16:17:00Z"/>
                <w:lang w:val="fr-FR"/>
              </w:rPr>
            </w:pPr>
            <w:ins w:id="222" w:author="Gregory Koenig" w:date="2019-10-14T16:20:00Z">
              <w:r>
                <w:rPr>
                  <w:lang w:val="fr-FR"/>
                </w:rPr>
                <w:t>La</w:t>
              </w:r>
            </w:ins>
            <w:ins w:id="223" w:author="Gregory Koenig" w:date="2019-10-14T16:21:00Z">
              <w:r>
                <w:rPr>
                  <w:lang w:val="fr-FR"/>
                </w:rPr>
                <w:t xml:space="preserve"> </w:t>
              </w:r>
              <w:proofErr w:type="spellStart"/>
              <w:r>
                <w:rPr>
                  <w:lang w:val="fr-FR"/>
                </w:rPr>
                <w:t>Web@cadémie</w:t>
              </w:r>
              <w:proofErr w:type="spellEnd"/>
              <w:r>
                <w:rPr>
                  <w:lang w:val="fr-FR"/>
                </w:rPr>
                <w:t xml:space="preserve"> est une formation sur vingt-quatre mois dont douze en alternance. Elle vise </w:t>
              </w:r>
            </w:ins>
            <w:ins w:id="224" w:author="Gregory Koenig" w:date="2019-10-14T16:22:00Z">
              <w:r>
                <w:rPr>
                  <w:lang w:val="fr-FR"/>
                </w:rPr>
                <w:t xml:space="preserve">à </w:t>
              </w:r>
            </w:ins>
            <w:ins w:id="225" w:author="Gregory Koenig" w:date="2019-10-14T16:23:00Z">
              <w:r>
                <w:rPr>
                  <w:lang w:val="fr-FR"/>
                </w:rPr>
                <w:t xml:space="preserve">apporter une capacité </w:t>
              </w:r>
            </w:ins>
            <w:ins w:id="226" w:author="Gregory Koenig" w:date="2019-10-14T16:24:00Z">
              <w:r>
                <w:rPr>
                  <w:lang w:val="fr-FR"/>
                </w:rPr>
                <w:t xml:space="preserve">d’apprentissage, d’adaptation et d’autoformation à ses apprenants dans les technologies du </w:t>
              </w:r>
            </w:ins>
            <w:ins w:id="227" w:author="Gregory Koenig" w:date="2019-10-15T21:56:00Z">
              <w:r w:rsidR="006F2E83">
                <w:rPr>
                  <w:lang w:val="fr-FR"/>
                </w:rPr>
                <w:t>Web</w:t>
              </w:r>
            </w:ins>
            <w:ins w:id="228" w:author="Gregory Koenig" w:date="2019-10-14T16:24:00Z">
              <w:r>
                <w:rPr>
                  <w:lang w:val="fr-FR"/>
                </w:rPr>
                <w:t>.</w:t>
              </w:r>
            </w:ins>
          </w:p>
          <w:p w14:paraId="5D944A67" w14:textId="77777777" w:rsidR="004F133C" w:rsidRDefault="004F133C" w:rsidP="00880BC6">
            <w:pPr>
              <w:pStyle w:val="Content"/>
              <w:jc w:val="both"/>
              <w:rPr>
                <w:ins w:id="229" w:author="Gregory Koenig" w:date="2019-10-14T16:17:00Z"/>
                <w:lang w:val="fr-FR"/>
              </w:rPr>
            </w:pPr>
          </w:p>
          <w:p w14:paraId="270D05CA" w14:textId="6209B3AF" w:rsidR="004F133C" w:rsidRDefault="0001240E" w:rsidP="00880BC6">
            <w:pPr>
              <w:pStyle w:val="Content"/>
              <w:jc w:val="both"/>
              <w:rPr>
                <w:ins w:id="230" w:author="Gregory Koenig" w:date="2019-10-14T16:19:00Z"/>
                <w:lang w:val="fr-FR"/>
              </w:rPr>
            </w:pPr>
            <w:ins w:id="231" w:author="Gregory Koenig" w:date="2019-10-15T12:13:00Z">
              <w:r>
                <w:rPr>
                  <w:lang w:val="fr-FR"/>
                </w:rPr>
                <w:t xml:space="preserve">Le collectif d’associations </w:t>
              </w:r>
            </w:ins>
            <w:ins w:id="232" w:author="Gregory Koenig" w:date="2019-10-14T16:17:00Z">
              <w:r w:rsidR="004F133C">
                <w:rPr>
                  <w:lang w:val="fr-FR"/>
                </w:rPr>
                <w:t>HUMANIS</w:t>
              </w:r>
            </w:ins>
            <w:ins w:id="233" w:author="Gregory Koenig" w:date="2019-10-14T16:18:00Z">
              <w:r w:rsidR="004F133C">
                <w:rPr>
                  <w:lang w:val="fr-FR"/>
                </w:rPr>
                <w:t xml:space="preserve"> promeut l’action sociale dans le but </w:t>
              </w:r>
            </w:ins>
            <w:ins w:id="234" w:author="Gregory Koenig" w:date="2019-10-14T16:19:00Z">
              <w:r w:rsidR="004F133C">
                <w:rPr>
                  <w:lang w:val="fr-FR"/>
                </w:rPr>
                <w:t>de favoriser la formation et l’insertion sociale.</w:t>
              </w:r>
            </w:ins>
          </w:p>
          <w:p w14:paraId="5BCE8B3B" w14:textId="77777777" w:rsidR="004F133C" w:rsidRDefault="004F133C" w:rsidP="00880BC6">
            <w:pPr>
              <w:pStyle w:val="Content"/>
              <w:jc w:val="both"/>
              <w:rPr>
                <w:ins w:id="235" w:author="Gregory Koenig" w:date="2019-10-14T16:19:00Z"/>
                <w:lang w:val="fr-FR"/>
              </w:rPr>
            </w:pPr>
          </w:p>
          <w:p w14:paraId="64CA9311" w14:textId="67575D1D" w:rsidR="00246679" w:rsidRDefault="0001240E" w:rsidP="00880BC6">
            <w:pPr>
              <w:pStyle w:val="Content"/>
              <w:jc w:val="both"/>
              <w:rPr>
                <w:ins w:id="236" w:author="Gregory Koenig" w:date="2019-10-14T16:25:00Z"/>
                <w:lang w:val="fr-FR"/>
              </w:rPr>
            </w:pPr>
            <w:ins w:id="237" w:author="Gregory Koenig" w:date="2019-10-15T12:13:00Z">
              <w:r>
                <w:rPr>
                  <w:lang w:val="fr-FR"/>
                </w:rPr>
                <w:t xml:space="preserve">L’entreprise partenaire </w:t>
              </w:r>
            </w:ins>
            <w:proofErr w:type="spellStart"/>
            <w:ins w:id="238" w:author="Gregory Koenig" w:date="2019-10-14T16:19:00Z">
              <w:r w:rsidR="004F133C">
                <w:rPr>
                  <w:lang w:val="fr-FR"/>
                </w:rPr>
                <w:t>Actency</w:t>
              </w:r>
            </w:ins>
            <w:proofErr w:type="spellEnd"/>
            <w:ins w:id="239" w:author="Gregory Koenig" w:date="2019-10-14T16:16:00Z">
              <w:r w:rsidR="004F133C">
                <w:rPr>
                  <w:lang w:val="fr-FR"/>
                </w:rPr>
                <w:t xml:space="preserve"> </w:t>
              </w:r>
            </w:ins>
            <w:ins w:id="240" w:author="Gregory Koenig" w:date="2019-10-14T16:19:00Z">
              <w:r w:rsidR="004F133C">
                <w:rPr>
                  <w:lang w:val="fr-FR"/>
                </w:rPr>
                <w:t xml:space="preserve">agit dans le secteur du </w:t>
              </w:r>
            </w:ins>
            <w:ins w:id="241" w:author="Gregory Koenig" w:date="2019-10-14T16:20:00Z">
              <w:r w:rsidR="004F133C">
                <w:rPr>
                  <w:lang w:val="fr-FR"/>
                </w:rPr>
                <w:t xml:space="preserve">développement </w:t>
              </w:r>
            </w:ins>
            <w:ins w:id="242" w:author="Gregory Koenig" w:date="2019-10-15T21:56:00Z">
              <w:r w:rsidR="006F2E83">
                <w:rPr>
                  <w:lang w:val="fr-FR"/>
                </w:rPr>
                <w:t>Web</w:t>
              </w:r>
            </w:ins>
            <w:ins w:id="243" w:author="Gregory Koenig" w:date="2019-10-14T16:20:00Z">
              <w:r w:rsidR="004F133C">
                <w:rPr>
                  <w:lang w:val="fr-FR"/>
                </w:rPr>
                <w:t xml:space="preserve"> notamment</w:t>
              </w:r>
            </w:ins>
            <w:ins w:id="244" w:author="Gregory Koenig" w:date="2019-10-14T16:23:00Z">
              <w:r w:rsidR="004F133C">
                <w:rPr>
                  <w:lang w:val="fr-FR"/>
                </w:rPr>
                <w:t>,</w:t>
              </w:r>
            </w:ins>
            <w:ins w:id="245" w:author="Gregory Koenig" w:date="2019-10-14T16:20:00Z">
              <w:r w:rsidR="004F133C">
                <w:rPr>
                  <w:lang w:val="fr-FR"/>
                </w:rPr>
                <w:t xml:space="preserve"> en s’étant spécialisé dans la technologie Drupal.</w:t>
              </w:r>
            </w:ins>
          </w:p>
          <w:p w14:paraId="180A5C5E" w14:textId="77777777" w:rsidR="00246679" w:rsidRDefault="00246679" w:rsidP="00880BC6">
            <w:pPr>
              <w:pStyle w:val="Content"/>
              <w:jc w:val="both"/>
              <w:rPr>
                <w:ins w:id="246" w:author="Gregory Koenig" w:date="2019-10-14T16:25:00Z"/>
                <w:lang w:val="fr-FR"/>
              </w:rPr>
            </w:pPr>
          </w:p>
          <w:p w14:paraId="2EC00925" w14:textId="6369AF7B" w:rsidR="00246679" w:rsidRDefault="00246679" w:rsidP="00880BC6">
            <w:pPr>
              <w:pStyle w:val="Content"/>
              <w:jc w:val="both"/>
              <w:rPr>
                <w:ins w:id="247" w:author="Gregory Koenig" w:date="2019-10-14T16:28:00Z"/>
                <w:lang w:val="fr-FR"/>
              </w:rPr>
            </w:pPr>
            <w:ins w:id="248" w:author="Gregory Koenig" w:date="2019-10-14T16:25:00Z">
              <w:r>
                <w:rPr>
                  <w:lang w:val="fr-FR"/>
                </w:rPr>
                <w:t xml:space="preserve">J’ai choisi </w:t>
              </w:r>
              <w:proofErr w:type="spellStart"/>
              <w:r>
                <w:rPr>
                  <w:lang w:val="fr-FR"/>
                </w:rPr>
                <w:t>Ac</w:t>
              </w:r>
            </w:ins>
            <w:ins w:id="249" w:author="Gregory Koenig" w:date="2019-10-14T16:26:00Z">
              <w:r>
                <w:rPr>
                  <w:lang w:val="fr-FR"/>
                </w:rPr>
                <w:t>tency</w:t>
              </w:r>
              <w:proofErr w:type="spellEnd"/>
              <w:r>
                <w:rPr>
                  <w:lang w:val="fr-FR"/>
                </w:rPr>
                <w:t xml:space="preserve"> car elle possède un haut niveau de technicité ainsi qu’une organisation solide dans la gestion de projet. En outre, </w:t>
              </w:r>
            </w:ins>
            <w:ins w:id="250" w:author="Gregory Koenig" w:date="2019-10-14T16:27:00Z">
              <w:r>
                <w:rPr>
                  <w:lang w:val="fr-FR"/>
                </w:rPr>
                <w:t>leur pédagogie et leur cadre m’ont rassuré quant à mon désir de montée en compétences.</w:t>
              </w:r>
            </w:ins>
          </w:p>
          <w:p w14:paraId="5A538A51" w14:textId="77777777" w:rsidR="00246679" w:rsidRDefault="00246679" w:rsidP="00880BC6">
            <w:pPr>
              <w:pStyle w:val="Content"/>
              <w:jc w:val="both"/>
              <w:rPr>
                <w:ins w:id="251" w:author="Gregory Koenig" w:date="2019-10-14T16:28:00Z"/>
                <w:lang w:val="fr-FR"/>
              </w:rPr>
            </w:pPr>
          </w:p>
          <w:p w14:paraId="79930211" w14:textId="5FD9ABF5" w:rsidR="00246679" w:rsidRDefault="00246679" w:rsidP="00880BC6">
            <w:pPr>
              <w:pStyle w:val="Content"/>
              <w:jc w:val="both"/>
              <w:rPr>
                <w:ins w:id="252" w:author="Gregory Koenig" w:date="2019-10-14T16:28:00Z"/>
                <w:lang w:val="fr-FR"/>
              </w:rPr>
            </w:pPr>
            <w:ins w:id="253" w:author="Gregory Koenig" w:date="2019-10-14T16:29:00Z">
              <w:r>
                <w:rPr>
                  <w:rFonts w:cstheme="minorHAnsi"/>
                  <w:lang w:val="fr-FR"/>
                </w:rPr>
                <w:t>À</w:t>
              </w:r>
            </w:ins>
            <w:ins w:id="254" w:author="Gregory Koenig" w:date="2019-10-14T16:28:00Z">
              <w:r>
                <w:rPr>
                  <w:lang w:val="fr-FR"/>
                </w:rPr>
                <w:t xml:space="preserve"> travers ce rapport, je vais vous présenter dans un premier temps le collectif HUMANIS ainsi que la société </w:t>
              </w:r>
              <w:proofErr w:type="spellStart"/>
              <w:r>
                <w:rPr>
                  <w:lang w:val="fr-FR"/>
                </w:rPr>
                <w:t>Actency</w:t>
              </w:r>
              <w:proofErr w:type="spellEnd"/>
              <w:r>
                <w:rPr>
                  <w:lang w:val="fr-FR"/>
                </w:rPr>
                <w:t>.</w:t>
              </w:r>
            </w:ins>
          </w:p>
          <w:p w14:paraId="384A962D" w14:textId="77777777" w:rsidR="00246679" w:rsidRDefault="00246679" w:rsidP="00880BC6">
            <w:pPr>
              <w:pStyle w:val="Content"/>
              <w:jc w:val="both"/>
              <w:rPr>
                <w:ins w:id="255" w:author="Gregory Koenig" w:date="2019-10-14T16:28:00Z"/>
                <w:lang w:val="fr-FR"/>
              </w:rPr>
            </w:pPr>
          </w:p>
          <w:p w14:paraId="5A40F15D" w14:textId="055A944A" w:rsidR="00246679" w:rsidRDefault="00246679" w:rsidP="00880BC6">
            <w:pPr>
              <w:pStyle w:val="Content"/>
              <w:jc w:val="both"/>
              <w:rPr>
                <w:ins w:id="256" w:author="Gregory Koenig" w:date="2019-10-14T16:32:00Z"/>
                <w:lang w:val="fr-FR"/>
              </w:rPr>
            </w:pPr>
            <w:ins w:id="257" w:author="Gregory Koenig" w:date="2019-10-14T16:28:00Z">
              <w:r>
                <w:rPr>
                  <w:lang w:val="fr-FR"/>
                </w:rPr>
                <w:t xml:space="preserve">Dans un deuxième temps, </w:t>
              </w:r>
            </w:ins>
            <w:ins w:id="258" w:author="Gregory Koenig" w:date="2019-10-14T16:30:00Z">
              <w:r>
                <w:rPr>
                  <w:lang w:val="fr-FR"/>
                </w:rPr>
                <w:t xml:space="preserve">nous aborderons à proprement </w:t>
              </w:r>
            </w:ins>
            <w:ins w:id="259" w:author="Gregory Koenig" w:date="2019-10-14T17:56:00Z">
              <w:r w:rsidR="00A25F23">
                <w:rPr>
                  <w:lang w:val="fr-FR"/>
                </w:rPr>
                <w:t xml:space="preserve">parler </w:t>
              </w:r>
            </w:ins>
            <w:ins w:id="260" w:author="Gregory Koenig" w:date="2019-10-14T16:30:00Z">
              <w:r>
                <w:rPr>
                  <w:lang w:val="fr-FR"/>
                </w:rPr>
                <w:t xml:space="preserve">le projet </w:t>
              </w:r>
            </w:ins>
            <w:ins w:id="261" w:author="Gregory Koenig" w:date="2019-10-14T16:31:00Z">
              <w:r>
                <w:rPr>
                  <w:lang w:val="fr-FR"/>
                </w:rPr>
                <w:t xml:space="preserve">que nous a confié </w:t>
              </w:r>
              <w:proofErr w:type="spellStart"/>
              <w:r>
                <w:rPr>
                  <w:lang w:val="fr-FR"/>
                </w:rPr>
                <w:t>Actency</w:t>
              </w:r>
              <w:proofErr w:type="spellEnd"/>
              <w:r>
                <w:rPr>
                  <w:lang w:val="fr-FR"/>
                </w:rPr>
                <w:t xml:space="preserve"> à </w:t>
              </w:r>
            </w:ins>
            <w:ins w:id="262" w:author="Gregory Koenig" w:date="2019-10-14T17:56:00Z">
              <w:r w:rsidR="00A25F23">
                <w:rPr>
                  <w:lang w:val="fr-FR"/>
                </w:rPr>
                <w:t>notre</w:t>
              </w:r>
            </w:ins>
            <w:ins w:id="263" w:author="Gregory Koenig" w:date="2019-10-14T16:31:00Z">
              <w:r>
                <w:rPr>
                  <w:lang w:val="fr-FR"/>
                </w:rPr>
                <w:t xml:space="preserve"> binôme, Loïc Dott et moi-</w:t>
              </w:r>
            </w:ins>
            <w:ins w:id="264" w:author="Gregory Koenig" w:date="2019-10-14T16:32:00Z">
              <w:r>
                <w:rPr>
                  <w:lang w:val="fr-FR"/>
                </w:rPr>
                <w:t>même.</w:t>
              </w:r>
            </w:ins>
            <w:ins w:id="265" w:author="Gregory Koenig" w:date="2019-10-14T18:42:00Z">
              <w:r w:rsidR="003A7362">
                <w:rPr>
                  <w:lang w:val="fr-FR"/>
                </w:rPr>
                <w:t xml:space="preserve"> Il s’agit d’effectuer une migration d’un site </w:t>
              </w:r>
            </w:ins>
            <w:ins w:id="266" w:author="Gregory Koenig" w:date="2019-10-15T21:56:00Z">
              <w:r w:rsidR="006F2E83">
                <w:rPr>
                  <w:lang w:val="fr-FR"/>
                </w:rPr>
                <w:t>Web</w:t>
              </w:r>
            </w:ins>
            <w:ins w:id="267" w:author="Gregory Koenig" w:date="2019-10-14T18:42:00Z">
              <w:r w:rsidR="003A7362">
                <w:rPr>
                  <w:lang w:val="fr-FR"/>
                </w:rPr>
                <w:t xml:space="preserve"> d’une ancienne version de Drupal à une plus récente. Ce site est à destination d’une association organisant des jeux de rôles.</w:t>
              </w:r>
            </w:ins>
          </w:p>
          <w:p w14:paraId="0ACB535F" w14:textId="77777777" w:rsidR="00246679" w:rsidRDefault="00246679" w:rsidP="00880BC6">
            <w:pPr>
              <w:pStyle w:val="Content"/>
              <w:jc w:val="both"/>
              <w:rPr>
                <w:ins w:id="268" w:author="Gregory Koenig" w:date="2019-10-14T16:32:00Z"/>
                <w:lang w:val="fr-FR"/>
              </w:rPr>
            </w:pPr>
          </w:p>
          <w:p w14:paraId="75532E6C" w14:textId="48CBFA27" w:rsidR="00246679" w:rsidRPr="00DE14F2" w:rsidRDefault="00246679">
            <w:pPr>
              <w:pStyle w:val="Content"/>
              <w:jc w:val="both"/>
              <w:rPr>
                <w:ins w:id="269" w:author="Gregory Koenig" w:date="2019-10-14T16:06:00Z"/>
                <w:lang w:val="fr-FR"/>
              </w:rPr>
              <w:pPrChange w:id="270" w:author="Gregory Koenig" w:date="2019-10-14T16:08:00Z">
                <w:pPr>
                  <w:pStyle w:val="Content"/>
                </w:pPr>
              </w:pPrChange>
            </w:pPr>
            <w:ins w:id="271" w:author="Gregory Koenig" w:date="2019-10-14T16:32:00Z">
              <w:r>
                <w:rPr>
                  <w:lang w:val="fr-FR"/>
                </w:rPr>
                <w:t>Enfin, je conclurai cet exercice en développant les compétences acquises durant c</w:t>
              </w:r>
            </w:ins>
            <w:ins w:id="272" w:author="Gregory Koenig" w:date="2019-10-14T16:33:00Z">
              <w:r>
                <w:rPr>
                  <w:lang w:val="fr-FR"/>
                </w:rPr>
                <w:t>ette expérience</w:t>
              </w:r>
            </w:ins>
            <w:ins w:id="273" w:author="Gregory Koenig" w:date="2019-10-14T18:05:00Z">
              <w:r w:rsidR="00A25F23">
                <w:rPr>
                  <w:lang w:val="fr-FR"/>
                </w:rPr>
                <w:t xml:space="preserve"> tant humaine que professionnelle.</w:t>
              </w:r>
            </w:ins>
            <w:ins w:id="274" w:author="Gregory Koenig" w:date="2019-10-15T02:50:00Z">
              <w:r w:rsidR="00A13D94">
                <w:rPr>
                  <w:lang w:val="fr-FR"/>
                </w:rPr>
                <w:t xml:space="preserve"> J’évoquerai également</w:t>
              </w:r>
            </w:ins>
            <w:ins w:id="275" w:author="Gregory Koenig" w:date="2019-10-15T02:51:00Z">
              <w:r w:rsidR="00A13D94">
                <w:rPr>
                  <w:lang w:val="fr-FR"/>
                </w:rPr>
                <w:t xml:space="preserve"> la suite de mon parcours.</w:t>
              </w:r>
            </w:ins>
          </w:p>
        </w:tc>
      </w:tr>
    </w:tbl>
    <w:p w14:paraId="5E0807DF" w14:textId="091A20FB" w:rsidR="00880BC6" w:rsidRPr="0001240E" w:rsidRDefault="00880BC6">
      <w:pPr>
        <w:pStyle w:val="Content"/>
        <w:rPr>
          <w:ins w:id="276" w:author="Gregory Koenig" w:date="2019-10-14T16:13:00Z"/>
          <w:lang w:val="fr-FR"/>
          <w:rPrChange w:id="277" w:author="Gregory Koenig" w:date="2019-10-15T12:14:00Z">
            <w:rPr>
              <w:ins w:id="278" w:author="Gregory Koenig" w:date="2019-10-14T16:13:00Z"/>
              <w:rFonts w:asciiTheme="majorHAnsi" w:eastAsiaTheme="majorEastAsia" w:hAnsiTheme="majorHAnsi" w:cstheme="majorBidi"/>
              <w:color w:val="252525" w:themeColor="text2" w:themeShade="BF"/>
              <w:kern w:val="28"/>
              <w:sz w:val="52"/>
              <w:szCs w:val="32"/>
            </w:rPr>
          </w:rPrChange>
        </w:rPr>
        <w:pPrChange w:id="279" w:author="Gregory Koenig" w:date="2019-10-15T12:14:00Z">
          <w:pPr>
            <w:spacing w:after="200"/>
          </w:pPr>
        </w:pPrChange>
      </w:pPr>
    </w:p>
    <w:p w14:paraId="1393E776" w14:textId="77777777" w:rsidR="00246679" w:rsidRPr="0001240E" w:rsidRDefault="00246679">
      <w:pPr>
        <w:rPr>
          <w:ins w:id="280" w:author="Gregory Koenig" w:date="2019-10-14T16:25:00Z"/>
          <w:rFonts w:asciiTheme="majorHAnsi" w:eastAsiaTheme="majorEastAsia" w:hAnsiTheme="majorHAnsi" w:cstheme="majorBidi"/>
          <w:b w:val="0"/>
          <w:bCs/>
          <w:color w:val="252525" w:themeColor="text2" w:themeShade="BF"/>
          <w:kern w:val="28"/>
          <w:sz w:val="52"/>
          <w:szCs w:val="32"/>
          <w:lang w:val="fr-FR"/>
          <w:rPrChange w:id="281" w:author="Gregory Koenig" w:date="2019-10-15T12:14:00Z">
            <w:rPr>
              <w:ins w:id="282" w:author="Gregory Koenig" w:date="2019-10-14T16:25:00Z"/>
              <w:rFonts w:asciiTheme="majorHAnsi" w:eastAsiaTheme="majorEastAsia" w:hAnsiTheme="majorHAnsi" w:cstheme="majorBidi"/>
              <w:color w:val="252525" w:themeColor="text2" w:themeShade="BF"/>
              <w:kern w:val="28"/>
              <w:sz w:val="52"/>
              <w:szCs w:val="32"/>
            </w:rPr>
          </w:rPrChange>
        </w:rPr>
        <w:pPrChange w:id="283" w:author="Gregory Koenig" w:date="2019-10-15T12:14:00Z">
          <w:pPr>
            <w:spacing w:after="200"/>
          </w:pPr>
        </w:pPrChange>
      </w:pPr>
      <w:ins w:id="284" w:author="Gregory Koenig" w:date="2019-10-14T16:25:00Z">
        <w:r w:rsidRPr="00246679">
          <w:rPr>
            <w:lang w:val="fr-FR"/>
            <w:rPrChange w:id="285" w:author="Gregory Koenig" w:date="2019-10-14T16:26:00Z">
              <w:rPr/>
            </w:rPrChange>
          </w:rPr>
          <w:lastRenderedPageBreak/>
          <w:br w:type="page"/>
        </w:r>
      </w:ins>
    </w:p>
    <w:p w14:paraId="46634D5B" w14:textId="65401F89" w:rsidR="00726E73" w:rsidRPr="0001240E" w:rsidRDefault="006D41F6">
      <w:pPr>
        <w:rPr>
          <w:ins w:id="286" w:author="Gregory Koenig" w:date="2019-10-14T20:18:00Z"/>
          <w:rFonts w:asciiTheme="majorHAnsi" w:eastAsiaTheme="majorEastAsia" w:hAnsiTheme="majorHAnsi" w:cstheme="majorBidi"/>
          <w:b w:val="0"/>
          <w:bCs/>
          <w:color w:val="252525" w:themeColor="text2" w:themeShade="BF"/>
          <w:kern w:val="28"/>
          <w:sz w:val="52"/>
          <w:szCs w:val="32"/>
          <w:lang w:val="fr-FR"/>
          <w:rPrChange w:id="287" w:author="Gregory Koenig" w:date="2019-10-15T12:14:00Z">
            <w:rPr>
              <w:ins w:id="288" w:author="Gregory Koenig" w:date="2019-10-14T20:18:00Z"/>
              <w:rFonts w:asciiTheme="majorHAnsi" w:eastAsiaTheme="majorEastAsia" w:hAnsiTheme="majorHAnsi" w:cstheme="majorBidi"/>
              <w:color w:val="252525" w:themeColor="text2" w:themeShade="BF"/>
              <w:kern w:val="28"/>
              <w:sz w:val="52"/>
              <w:szCs w:val="32"/>
            </w:rPr>
          </w:rPrChange>
        </w:rPr>
        <w:pPrChange w:id="289" w:author="Gregory Koenig" w:date="2019-10-15T12:14:00Z">
          <w:pPr>
            <w:spacing w:after="200"/>
          </w:pPr>
        </w:pPrChange>
      </w:pPr>
      <w:ins w:id="290" w:author="Gregory Koenig" w:date="2019-10-15T00:40:00Z">
        <w:r>
          <w:rPr>
            <w:noProof/>
            <w:lang w:val="fr-FR"/>
          </w:rPr>
          <w:lastRenderedPageBreak/>
          <mc:AlternateContent>
            <mc:Choice Requires="wps">
              <w:drawing>
                <wp:anchor distT="0" distB="0" distL="114300" distR="114300" simplePos="0" relativeHeight="251672576" behindDoc="0" locked="0" layoutInCell="1" allowOverlap="1" wp14:anchorId="19CF354D" wp14:editId="116C73DB">
                  <wp:simplePos x="0" y="0"/>
                  <wp:positionH relativeFrom="margin">
                    <wp:posOffset>-744220</wp:posOffset>
                  </wp:positionH>
                  <wp:positionV relativeFrom="margin">
                    <wp:posOffset>5746115</wp:posOffset>
                  </wp:positionV>
                  <wp:extent cx="7785100" cy="2692400"/>
                  <wp:effectExtent l="0" t="0" r="25400" b="12700"/>
                  <wp:wrapSquare wrapText="bothSides"/>
                  <wp:docPr id="14" name="Flowchart: Manual Input 14"/>
                  <wp:cNvGraphicFramePr/>
                  <a:graphic xmlns:a="http://schemas.openxmlformats.org/drawingml/2006/main">
                    <a:graphicData uri="http://schemas.microsoft.com/office/word/2010/wordprocessingShape">
                      <wps:wsp>
                        <wps:cNvSpPr/>
                        <wps:spPr>
                          <a:xfrm>
                            <a:off x="0" y="0"/>
                            <a:ext cx="7785100" cy="2692400"/>
                          </a:xfrm>
                          <a:prstGeom prst="flowChartManualInput">
                            <a:avLst/>
                          </a:prstGeom>
                          <a:blipFill>
                            <a:blip r:embed="rId13">
                              <a:duotone>
                                <a:schemeClr val="accent5">
                                  <a:shade val="45000"/>
                                  <a:satMod val="135000"/>
                                </a:schemeClr>
                                <a:prstClr val="white"/>
                              </a:duotone>
                              <a:extLst>
                                <a:ext uri="{BEBA8EAE-BF5A-486C-A8C5-ECC9F3942E4B}">
                                  <a14:imgProps xmlns:a14="http://schemas.microsoft.com/office/drawing/2010/main">
                                    <a14:imgLayer r:embed="rId14">
                                      <a14:imgEffect>
                                        <a14:artisticGlass/>
                                      </a14:imgEffect>
                                    </a14:imgLayer>
                                  </a14:imgProps>
                                </a:ext>
                              </a:extLst>
                            </a:blip>
                            <a:tile tx="0" ty="0" sx="100000" sy="100000" flip="none" algn="tl"/>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A0411" id="_x0000_t118" coordsize="21600,21600" o:spt="118" path="m,4292l21600,r,21600l,21600xe">
                  <v:stroke joinstyle="miter"/>
                  <v:path gradientshapeok="t" o:connecttype="custom" o:connectlocs="10800,2146;0,10800;10800,21600;21600,10800" textboxrect="0,4291,21600,21600"/>
                </v:shapetype>
                <v:shape id="Flowchart: Manual Input 14" o:spid="_x0000_s1026" type="#_x0000_t118" style="position:absolute;margin-left:-58.6pt;margin-top:452.45pt;width:613pt;height:21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" strokecolor="white [3212]" strokeweight="2pt">
                  <v:fill r:id="rId15" o:title="" recolor="t" rotate="t" type="tile"/>
                  <v:imagedata recolortarget="#2a2035 [1448]"/>
                  <w10:wrap type="square" anchorx="margin" anchory="margin"/>
                </v:shape>
              </w:pict>
            </mc:Fallback>
          </mc:AlternateContent>
        </w:r>
      </w:ins>
      <w:ins w:id="291" w:author="Gregory Koenig" w:date="2019-10-15T00:33:00Z">
        <w:r>
          <w:rPr>
            <w:noProof/>
          </w:rPr>
          <w:drawing>
            <wp:anchor distT="0" distB="0" distL="114300" distR="114300" simplePos="0" relativeHeight="251670528" behindDoc="1" locked="0" layoutInCell="1" allowOverlap="1" wp14:anchorId="3DF68FC9" wp14:editId="6A9756E2">
              <wp:simplePos x="0" y="0"/>
              <wp:positionH relativeFrom="margin">
                <wp:posOffset>5121275</wp:posOffset>
              </wp:positionH>
              <wp:positionV relativeFrom="margin">
                <wp:posOffset>5074920</wp:posOffset>
              </wp:positionV>
              <wp:extent cx="1188085" cy="682625"/>
              <wp:effectExtent l="0" t="0" r="0" b="3175"/>
              <wp:wrapSquare wrapText="bothSides"/>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manis-ici-la-bas.png"/>
                      <pic:cNvPicPr/>
                    </pic:nvPicPr>
                    <pic:blipFill>
                      <a:blip r:embed="rId11">
                        <a:extLst>
                          <a:ext uri="{28A0092B-C50C-407E-A947-70E740481C1C}">
                            <a14:useLocalDpi xmlns:a14="http://schemas.microsoft.com/office/drawing/2010/main" val="0"/>
                          </a:ext>
                        </a:extLst>
                      </a:blip>
                      <a:stretch>
                        <a:fillRect/>
                      </a:stretch>
                    </pic:blipFill>
                    <pic:spPr>
                      <a:xfrm>
                        <a:off x="0" y="0"/>
                        <a:ext cx="1188085" cy="682625"/>
                      </a:xfrm>
                      <a:prstGeom prst="rect">
                        <a:avLst/>
                      </a:prstGeom>
                    </pic:spPr>
                  </pic:pic>
                </a:graphicData>
              </a:graphic>
              <wp14:sizeRelH relativeFrom="margin">
                <wp14:pctWidth>0</wp14:pctWidth>
              </wp14:sizeRelH>
              <wp14:sizeRelV relativeFrom="margin">
                <wp14:pctHeight>0</wp14:pctHeight>
              </wp14:sizeRelV>
            </wp:anchor>
          </w:drawing>
        </w:r>
      </w:ins>
      <w:ins w:id="292" w:author="Gregory Koenig" w:date="2019-10-15T00:32:00Z">
        <w:r w:rsidR="00130B75" w:rsidRPr="00130B75">
          <w:rPr>
            <w:noProof/>
            <w:lang w:val="fr-FR"/>
          </w:rPr>
          <mc:AlternateContent>
            <mc:Choice Requires="wps">
              <w:drawing>
                <wp:anchor distT="45720" distB="45720" distL="114300" distR="114300" simplePos="0" relativeHeight="251668480" behindDoc="0" locked="0" layoutInCell="1" allowOverlap="1" wp14:anchorId="35ADFF77" wp14:editId="7E3891E6">
                  <wp:simplePos x="0" y="0"/>
                  <wp:positionH relativeFrom="margin">
                    <wp:align>center</wp:align>
                  </wp:positionH>
                  <wp:positionV relativeFrom="margin">
                    <wp:align>center</wp:align>
                  </wp:positionV>
                  <wp:extent cx="1860550" cy="1404620"/>
                  <wp:effectExtent l="0" t="0" r="2540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1404620"/>
                          </a:xfrm>
                          <a:prstGeom prst="rect">
                            <a:avLst/>
                          </a:prstGeom>
                          <a:solidFill>
                            <a:srgbClr val="FFFFFF"/>
                          </a:solidFill>
                          <a:ln w="9525">
                            <a:solidFill>
                              <a:schemeClr val="bg1"/>
                            </a:solidFill>
                            <a:miter lim="800000"/>
                            <a:headEnd/>
                            <a:tailEnd/>
                          </a:ln>
                        </wps:spPr>
                        <wps:txbx>
                          <w:txbxContent>
                            <w:p w14:paraId="7FFA7637" w14:textId="4F35E03A" w:rsidR="006A20B6" w:rsidRPr="00130B75" w:rsidRDefault="006A20B6">
                              <w:pPr>
                                <w:pStyle w:val="Heading1"/>
                                <w:spacing w:before="0"/>
                                <w:jc w:val="center"/>
                                <w:rPr>
                                  <w:rPrChange w:id="293" w:author="Gregory Koenig" w:date="2019-10-15T00:32:00Z">
                                    <w:rPr/>
                                  </w:rPrChange>
                                </w:rPr>
                                <w:pPrChange w:id="294" w:author="Gregory Koenig" w:date="2019-10-15T00:50:00Z">
                                  <w:pPr/>
                                </w:pPrChange>
                              </w:pPr>
                              <w:bookmarkStart w:id="295" w:name="_Toc22088948"/>
                              <w:ins w:id="296" w:author="Gregory Koenig" w:date="2019-10-15T00:32:00Z">
                                <w:r w:rsidRPr="0018369C">
                                  <w:t>HUMANIS</w:t>
                                </w:r>
                              </w:ins>
                              <w:bookmarkEnd w:id="29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DFF77" id="Text Box 2" o:spid="_x0000_s1029" type="#_x0000_t202" style="position:absolute;margin-left:0;margin-top:0;width:146.5pt;height:110.6pt;z-index:251668480;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" strokecolor="white [3212]">
                  <v:textbox style="mso-fit-shape-to-text:t">
                    <w:txbxContent>
                      <w:p w14:paraId="7FFA7637" w14:textId="4F35E03A" w:rsidR="006A20B6" w:rsidRPr="00130B75" w:rsidRDefault="006A20B6">
                        <w:pPr>
                          <w:pStyle w:val="Heading1"/>
                          <w:spacing w:before="0"/>
                          <w:jc w:val="center"/>
                          <w:rPr>
                            <w:rPrChange w:id="297" w:author="Gregory Koenig" w:date="2019-10-15T00:32:00Z">
                              <w:rPr/>
                            </w:rPrChange>
                          </w:rPr>
                          <w:pPrChange w:id="298" w:author="Gregory Koenig" w:date="2019-10-15T00:50:00Z">
                            <w:pPr/>
                          </w:pPrChange>
                        </w:pPr>
                        <w:bookmarkStart w:id="299" w:name="_Toc22088948"/>
                        <w:ins w:id="300" w:author="Gregory Koenig" w:date="2019-10-15T00:32:00Z">
                          <w:r w:rsidRPr="0018369C">
                            <w:t>HUMANIS</w:t>
                          </w:r>
                        </w:ins>
                        <w:bookmarkEnd w:id="299"/>
                      </w:p>
                    </w:txbxContent>
                  </v:textbox>
                  <w10:wrap type="square" anchorx="margin" anchory="margin"/>
                </v:shape>
              </w:pict>
            </mc:Fallback>
          </mc:AlternateContent>
        </w:r>
      </w:ins>
      <w:ins w:id="301" w:author="Gregory Koenig" w:date="2019-10-15T00:29:00Z">
        <w:r w:rsidR="00130B75">
          <w:rPr>
            <w:noProof/>
            <w:lang w:val="fr-FR"/>
          </w:rPr>
          <mc:AlternateContent>
            <mc:Choice Requires="wps">
              <w:drawing>
                <wp:anchor distT="0" distB="0" distL="114300" distR="114300" simplePos="0" relativeHeight="251666432" behindDoc="0" locked="0" layoutInCell="1" allowOverlap="1" wp14:anchorId="536EDD13" wp14:editId="1DBE73D0">
                  <wp:simplePos x="-25400" y="1320800"/>
                  <wp:positionH relativeFrom="margin">
                    <wp:align>center</wp:align>
                  </wp:positionH>
                  <wp:positionV relativeFrom="margin">
                    <wp:align>top</wp:align>
                  </wp:positionV>
                  <wp:extent cx="7804150" cy="2692400"/>
                  <wp:effectExtent l="0" t="0" r="25400" b="12700"/>
                  <wp:wrapSquare wrapText="bothSides"/>
                  <wp:docPr id="9" name="Flowchart: Manual Input 9"/>
                  <wp:cNvGraphicFramePr/>
                  <a:graphic xmlns:a="http://schemas.openxmlformats.org/drawingml/2006/main">
                    <a:graphicData uri="http://schemas.microsoft.com/office/word/2010/wordprocessingShape">
                      <wps:wsp>
                        <wps:cNvSpPr/>
                        <wps:spPr>
                          <a:xfrm flipH="1" flipV="1">
                            <a:off x="0" y="0"/>
                            <a:ext cx="7804150" cy="2692400"/>
                          </a:xfrm>
                          <a:prstGeom prst="flowChartManualInput">
                            <a:avLst/>
                          </a:prstGeom>
                          <a:blipFill>
                            <a:blip r:embed="rId13">
                              <a:duotone>
                                <a:schemeClr val="accent5">
                                  <a:shade val="45000"/>
                                  <a:satMod val="135000"/>
                                </a:schemeClr>
                                <a:prstClr val="white"/>
                              </a:duotone>
                              <a:extLst>
                                <a:ext uri="{BEBA8EAE-BF5A-486C-A8C5-ECC9F3942E4B}">
                                  <a14:imgProps xmlns:a14="http://schemas.microsoft.com/office/drawing/2010/main">
                                    <a14:imgLayer r:embed="rId14">
                                      <a14:imgEffect>
                                        <a14:artisticGlass/>
                                      </a14:imgEffect>
                                    </a14:imgLayer>
                                  </a14:imgProps>
                                </a:ext>
                              </a:extLst>
                            </a:blip>
                            <a:tile tx="0" ty="0" sx="100000" sy="100000" flip="none" algn="tl"/>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853D5" id="Flowchart: Manual Input 9" o:spid="_x0000_s1026" type="#_x0000_t118" style="position:absolute;margin-left:0;margin-top:0;width:614.5pt;height:212pt;flip:x y;z-index:25166643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" strokecolor="white [3212]" strokeweight="2pt">
                  <v:fill r:id="rId15" o:title="" recolor="t" rotate="t" type="tile"/>
                  <v:imagedata recolortarget="#2a2035 [1448]"/>
                  <w10:wrap type="square" anchorx="margin" anchory="margin"/>
                </v:shape>
              </w:pict>
            </mc:Fallback>
          </mc:AlternateContent>
        </w:r>
      </w:ins>
      <w:ins w:id="302" w:author="Gregory Koenig" w:date="2019-10-14T20:18:00Z">
        <w:r w:rsidR="00726E73" w:rsidRPr="007F68E8">
          <w:rPr>
            <w:lang w:val="fr-FR"/>
            <w:rPrChange w:id="303" w:author="Gregory Koenig" w:date="2019-10-15T00:08:00Z">
              <w:rPr/>
            </w:rPrChange>
          </w:rPr>
          <w:br w:type="page"/>
        </w:r>
      </w:ins>
    </w:p>
    <w:p w14:paraId="7B1D07FE" w14:textId="77777777" w:rsidR="00A13D94" w:rsidRDefault="00A13D94">
      <w:pPr>
        <w:spacing w:after="200"/>
        <w:rPr>
          <w:ins w:id="304" w:author="Gregory Koenig" w:date="2019-10-15T02:51:00Z"/>
          <w:rFonts w:eastAsiaTheme="majorEastAsia" w:cstheme="majorBidi"/>
          <w:b w:val="0"/>
          <w:sz w:val="36"/>
          <w:szCs w:val="26"/>
          <w:lang w:val="fr-FR"/>
        </w:rPr>
      </w:pPr>
      <w:ins w:id="305" w:author="Gregory Koenig" w:date="2019-10-15T02:51:00Z">
        <w:r>
          <w:rPr>
            <w:lang w:val="fr-FR"/>
          </w:rPr>
          <w:lastRenderedPageBreak/>
          <w:br w:type="page"/>
        </w:r>
      </w:ins>
    </w:p>
    <w:p w14:paraId="76EC6DB6" w14:textId="2C080D1A" w:rsidR="00694E3A" w:rsidRPr="007E24D8" w:rsidRDefault="00010736">
      <w:pPr>
        <w:pStyle w:val="Heading2"/>
        <w:rPr>
          <w:ins w:id="306" w:author="Gregory Koenig" w:date="2019-10-15T10:33:00Z"/>
          <w:lang w:val="fr-FR"/>
          <w:rPrChange w:id="307" w:author="Gregory Koenig" w:date="2019-10-15T11:45:00Z">
            <w:rPr>
              <w:ins w:id="308" w:author="Gregory Koenig" w:date="2019-10-15T10:33:00Z"/>
              <w:lang w:val="fr-FR"/>
            </w:rPr>
          </w:rPrChange>
        </w:rPr>
        <w:pPrChange w:id="309" w:author="Gregory Koenig" w:date="2019-10-15T11:45:00Z">
          <w:pPr>
            <w:tabs>
              <w:tab w:val="left" w:pos="7750"/>
            </w:tabs>
          </w:pPr>
        </w:pPrChange>
      </w:pPr>
      <w:bookmarkStart w:id="310" w:name="_Toc22088949"/>
      <w:ins w:id="311" w:author="Gregory Koenig" w:date="2019-10-15T00:53:00Z">
        <w:r w:rsidRPr="00010736">
          <w:rPr>
            <w:lang w:val="fr-FR"/>
            <w:rPrChange w:id="312" w:author="Gregory Koenig" w:date="2019-10-15T00:55:00Z">
              <w:rPr/>
            </w:rPrChange>
          </w:rPr>
          <w:lastRenderedPageBreak/>
          <w:t xml:space="preserve">Présentation </w:t>
        </w:r>
      </w:ins>
      <w:ins w:id="313" w:author="Gregory Koenig" w:date="2019-10-15T11:42:00Z">
        <w:r w:rsidR="007E24D8">
          <w:rPr>
            <w:lang w:val="fr-FR"/>
          </w:rPr>
          <w:t>du collectif</w:t>
        </w:r>
      </w:ins>
      <w:bookmarkEnd w:id="310"/>
    </w:p>
    <w:p w14:paraId="3302C27D" w14:textId="7AAEE42A" w:rsidR="00694E3A" w:rsidRDefault="00694E3A">
      <w:pPr>
        <w:pStyle w:val="Content"/>
        <w:jc w:val="both"/>
        <w:rPr>
          <w:ins w:id="314" w:author="Gregory Koenig" w:date="2019-10-15T10:41:00Z"/>
          <w:lang w:val="fr-FR"/>
        </w:rPr>
        <w:pPrChange w:id="315" w:author="Gregory Koenig" w:date="2019-10-15T12:11:00Z">
          <w:pPr>
            <w:pStyle w:val="Content"/>
          </w:pPr>
        </w:pPrChange>
      </w:pPr>
      <w:ins w:id="316" w:author="Gregory Koenig" w:date="2019-10-15T10:34:00Z">
        <w:r>
          <w:rPr>
            <w:lang w:val="fr-FR"/>
          </w:rPr>
          <w:t xml:space="preserve">Créé en </w:t>
        </w:r>
      </w:ins>
      <w:ins w:id="317" w:author="Gregory Koenig" w:date="2019-10-15T10:43:00Z">
        <w:r>
          <w:rPr>
            <w:lang w:val="fr-FR"/>
          </w:rPr>
          <w:t xml:space="preserve">février </w:t>
        </w:r>
      </w:ins>
      <w:ins w:id="318" w:author="Gregory Koenig" w:date="2019-10-15T10:34:00Z">
        <w:r>
          <w:rPr>
            <w:lang w:val="fr-FR"/>
          </w:rPr>
          <w:t>1996, HUMANIS est un collectif de quatre-vingt-seize associations</w:t>
        </w:r>
      </w:ins>
      <w:ins w:id="319" w:author="Gregory Koenig" w:date="2019-10-15T10:35:00Z">
        <w:r>
          <w:rPr>
            <w:lang w:val="fr-FR"/>
          </w:rPr>
          <w:t xml:space="preserve"> actives dans le champ de la solidarité locale et internationale.</w:t>
        </w:r>
      </w:ins>
    </w:p>
    <w:p w14:paraId="0BA1B3E1" w14:textId="1B2AB787" w:rsidR="00694E3A" w:rsidRDefault="00694E3A">
      <w:pPr>
        <w:pStyle w:val="Content"/>
        <w:jc w:val="both"/>
        <w:rPr>
          <w:ins w:id="320" w:author="Gregory Koenig" w:date="2019-10-15T10:41:00Z"/>
          <w:lang w:val="fr-FR"/>
        </w:rPr>
        <w:pPrChange w:id="321" w:author="Gregory Koenig" w:date="2019-10-15T12:11:00Z">
          <w:pPr>
            <w:pStyle w:val="Content"/>
          </w:pPr>
        </w:pPrChange>
      </w:pPr>
    </w:p>
    <w:p w14:paraId="50CF7B5A" w14:textId="37EA8A41" w:rsidR="00694E3A" w:rsidRDefault="00694E3A">
      <w:pPr>
        <w:pStyle w:val="Content"/>
        <w:jc w:val="both"/>
        <w:rPr>
          <w:ins w:id="322" w:author="Gregory Koenig" w:date="2019-10-15T11:42:00Z"/>
          <w:lang w:val="fr-FR"/>
        </w:rPr>
        <w:pPrChange w:id="323" w:author="Gregory Koenig" w:date="2019-10-15T12:11:00Z">
          <w:pPr>
            <w:pStyle w:val="Content"/>
          </w:pPr>
        </w:pPrChange>
      </w:pPr>
      <w:ins w:id="324" w:author="Gregory Koenig" w:date="2019-10-15T10:41:00Z">
        <w:r>
          <w:rPr>
            <w:lang w:val="fr-FR"/>
          </w:rPr>
          <w:t>Basée en Alsace, Humanis apporte un soutien et des moyens : un appui aux pr</w:t>
        </w:r>
      </w:ins>
      <w:ins w:id="325" w:author="Gregory Koenig" w:date="2019-10-15T10:42:00Z">
        <w:r>
          <w:rPr>
            <w:lang w:val="fr-FR"/>
          </w:rPr>
          <w:t xml:space="preserve">ojets solidaires, des outils méthodologiques et d’information et </w:t>
        </w:r>
      </w:ins>
      <w:ins w:id="326" w:author="Gregory Koenig" w:date="2019-10-15T10:45:00Z">
        <w:r w:rsidR="00D85F07">
          <w:rPr>
            <w:lang w:val="fr-FR"/>
          </w:rPr>
          <w:t>l‘organisation</w:t>
        </w:r>
      </w:ins>
      <w:ins w:id="327" w:author="Gregory Koenig" w:date="2019-10-15T10:42:00Z">
        <w:r>
          <w:rPr>
            <w:lang w:val="fr-FR"/>
          </w:rPr>
          <w:t xml:space="preserve"> d’évènements grand public.</w:t>
        </w:r>
      </w:ins>
    </w:p>
    <w:p w14:paraId="3BC6B422" w14:textId="50F951FE" w:rsidR="007E24D8" w:rsidRDefault="007E24D8">
      <w:pPr>
        <w:pStyle w:val="Content"/>
        <w:jc w:val="both"/>
        <w:rPr>
          <w:ins w:id="328" w:author="Gregory Koenig" w:date="2019-10-15T11:42:00Z"/>
          <w:lang w:val="fr-FR"/>
        </w:rPr>
        <w:pPrChange w:id="329" w:author="Gregory Koenig" w:date="2019-10-15T12:11:00Z">
          <w:pPr>
            <w:pStyle w:val="Content"/>
          </w:pPr>
        </w:pPrChange>
      </w:pPr>
    </w:p>
    <w:p w14:paraId="2F3DCE0E" w14:textId="1FEBC2CD" w:rsidR="00694E3A" w:rsidRDefault="007E24D8">
      <w:pPr>
        <w:pStyle w:val="Content"/>
        <w:jc w:val="both"/>
        <w:rPr>
          <w:ins w:id="330" w:author="Gregory Koenig" w:date="2019-10-15T11:45:00Z"/>
          <w:lang w:val="fr-FR"/>
        </w:rPr>
        <w:pPrChange w:id="331" w:author="Gregory Koenig" w:date="2019-10-15T12:11:00Z">
          <w:pPr>
            <w:pStyle w:val="Content"/>
          </w:pPr>
        </w:pPrChange>
      </w:pPr>
      <w:ins w:id="332" w:author="Gregory Koenig" w:date="2019-10-15T11:42:00Z">
        <w:r>
          <w:rPr>
            <w:lang w:val="fr-FR"/>
          </w:rPr>
          <w:t xml:space="preserve">Le collectif est né d’une volonté commune de ses associations membres d’agir </w:t>
        </w:r>
      </w:ins>
      <w:ins w:id="333" w:author="Gregory Koenig" w:date="2019-10-15T11:43:00Z">
        <w:r>
          <w:rPr>
            <w:lang w:val="fr-FR"/>
          </w:rPr>
          <w:t xml:space="preserve">de concert afin de faire face aux défis des crises </w:t>
        </w:r>
      </w:ins>
      <w:ins w:id="334" w:author="Gregory Koenig" w:date="2019-10-15T11:44:00Z">
        <w:r>
          <w:rPr>
            <w:lang w:val="fr-FR"/>
          </w:rPr>
          <w:t>graves, des mutations économiques et sociales et des bouleversements écologiques.</w:t>
        </w:r>
      </w:ins>
    </w:p>
    <w:p w14:paraId="329D0186" w14:textId="77777777" w:rsidR="007E24D8" w:rsidRPr="00694E3A" w:rsidRDefault="007E24D8">
      <w:pPr>
        <w:pStyle w:val="Content"/>
        <w:rPr>
          <w:ins w:id="335" w:author="Gregory Koenig" w:date="2019-10-15T00:53:00Z"/>
          <w:lang w:val="fr-FR"/>
          <w:rPrChange w:id="336" w:author="Gregory Koenig" w:date="2019-10-15T10:33:00Z">
            <w:rPr>
              <w:ins w:id="337" w:author="Gregory Koenig" w:date="2019-10-15T00:53:00Z"/>
            </w:rPr>
          </w:rPrChange>
        </w:rPr>
        <w:pPrChange w:id="338" w:author="Gregory Koenig" w:date="2019-10-15T10:34:00Z">
          <w:pPr>
            <w:spacing w:after="200"/>
          </w:pPr>
        </w:pPrChange>
      </w:pPr>
    </w:p>
    <w:p w14:paraId="2E9C36FB" w14:textId="6623DE95" w:rsidR="007E24D8" w:rsidRPr="007E24D8" w:rsidRDefault="00CA2585">
      <w:pPr>
        <w:pStyle w:val="Heading2"/>
        <w:rPr>
          <w:ins w:id="339" w:author="Gregory Koenig" w:date="2019-10-15T11:45:00Z"/>
          <w:lang w:val="fr-FR"/>
        </w:rPr>
      </w:pPr>
      <w:bookmarkStart w:id="340" w:name="_Toc22088950"/>
      <w:ins w:id="341" w:author="Gregory Koenig" w:date="2019-10-15T02:18:00Z">
        <w:r>
          <w:rPr>
            <w:lang w:val="fr-FR"/>
          </w:rPr>
          <w:t>Missions</w:t>
        </w:r>
      </w:ins>
      <w:bookmarkEnd w:id="340"/>
    </w:p>
    <w:p w14:paraId="1219B2C3" w14:textId="25C5F543" w:rsidR="007E24D8" w:rsidRDefault="007E24D8">
      <w:pPr>
        <w:pStyle w:val="Content"/>
        <w:jc w:val="both"/>
        <w:rPr>
          <w:ins w:id="342" w:author="Gregory Koenig" w:date="2019-10-15T12:07:00Z"/>
          <w:lang w:val="fr-FR"/>
        </w:rPr>
        <w:pPrChange w:id="343" w:author="Gregory Koenig" w:date="2019-10-15T12:11:00Z">
          <w:pPr>
            <w:pStyle w:val="Content"/>
          </w:pPr>
        </w:pPrChange>
      </w:pPr>
      <w:ins w:id="344" w:author="Gregory Koenig" w:date="2019-10-15T11:45:00Z">
        <w:r w:rsidRPr="007E24D8">
          <w:rPr>
            <w:lang w:val="fr-FR"/>
          </w:rPr>
          <w:t>Les missions d’HUMANIS</w:t>
        </w:r>
      </w:ins>
      <w:ins w:id="345" w:author="Gregory Koenig" w:date="2019-10-15T11:46:00Z">
        <w:r w:rsidRPr="007E24D8">
          <w:rPr>
            <w:lang w:val="fr-FR"/>
          </w:rPr>
          <w:t xml:space="preserve"> </w:t>
        </w:r>
        <w:r w:rsidRPr="007E24D8">
          <w:rPr>
            <w:lang w:val="fr-FR"/>
            <w:rPrChange w:id="346" w:author="Gregory Koenig" w:date="2019-10-15T11:46:00Z">
              <w:rPr/>
            </w:rPrChange>
          </w:rPr>
          <w:t xml:space="preserve">consistent à </w:t>
        </w:r>
        <w:r w:rsidRPr="007E24D8">
          <w:rPr>
            <w:lang w:val="fr-FR"/>
            <w:rPrChange w:id="347" w:author="Gregory Koenig" w:date="2019-10-15T11:46:00Z">
              <w:rPr>
                <w:b/>
                <w:bCs/>
              </w:rPr>
            </w:rPrChange>
          </w:rPr>
          <w:t>fédérer</w:t>
        </w:r>
        <w:r w:rsidRPr="007E24D8">
          <w:rPr>
            <w:lang w:val="fr-FR"/>
            <w:rPrChange w:id="348" w:author="Gregory Koenig" w:date="2019-10-15T11:46:00Z">
              <w:rPr/>
            </w:rPrChange>
          </w:rPr>
          <w:t xml:space="preserve"> les associations et mutualiser les moyens mis en œuvre, à </w:t>
        </w:r>
        <w:r w:rsidRPr="007E24D8">
          <w:rPr>
            <w:lang w:val="fr-FR"/>
            <w:rPrChange w:id="349" w:author="Gregory Koenig" w:date="2019-10-15T11:46:00Z">
              <w:rPr>
                <w:b/>
                <w:bCs/>
              </w:rPr>
            </w:rPrChange>
          </w:rPr>
          <w:t>valoriser</w:t>
        </w:r>
        <w:r w:rsidRPr="007E24D8">
          <w:rPr>
            <w:lang w:val="fr-FR"/>
            <w:rPrChange w:id="350" w:author="Gregory Koenig" w:date="2019-10-15T11:46:00Z">
              <w:rPr/>
            </w:rPrChange>
          </w:rPr>
          <w:t xml:space="preserve"> les individus par une approche qualitative en termes de relations humaines, de formation et d’insertion mais aussi à </w:t>
        </w:r>
        <w:r w:rsidRPr="007E24D8">
          <w:rPr>
            <w:lang w:val="fr-FR"/>
            <w:rPrChange w:id="351" w:author="Gregory Koenig" w:date="2019-10-15T11:46:00Z">
              <w:rPr>
                <w:b/>
                <w:bCs/>
              </w:rPr>
            </w:rPrChange>
          </w:rPr>
          <w:t>promouvoir</w:t>
        </w:r>
        <w:r w:rsidRPr="007E24D8">
          <w:rPr>
            <w:lang w:val="fr-FR"/>
            <w:rPrChange w:id="352" w:author="Gregory Koenig" w:date="2019-10-15T11:46:00Z">
              <w:rPr/>
            </w:rPrChange>
          </w:rPr>
          <w:t xml:space="preserve"> l’action sociale dans le respect de la dignité humaine.</w:t>
        </w:r>
      </w:ins>
    </w:p>
    <w:p w14:paraId="19479866" w14:textId="77777777" w:rsidR="007E24D8" w:rsidRDefault="007E24D8" w:rsidP="007E24D8">
      <w:pPr>
        <w:pStyle w:val="Content"/>
        <w:rPr>
          <w:ins w:id="353" w:author="Gregory Koenig" w:date="2019-10-15T11:46:00Z"/>
          <w:lang w:val="fr-FR"/>
        </w:rPr>
      </w:pPr>
    </w:p>
    <w:p w14:paraId="48716D94" w14:textId="6C34BA89" w:rsidR="0001240E" w:rsidRDefault="0001240E" w:rsidP="0001240E">
      <w:pPr>
        <w:pStyle w:val="Content"/>
        <w:rPr>
          <w:ins w:id="354" w:author="Gregory Koenig" w:date="2019-10-15T12:08:00Z"/>
          <w:lang w:val="fr-FR"/>
        </w:rPr>
      </w:pPr>
      <w:ins w:id="355" w:author="Gregory Koenig" w:date="2019-10-15T11:47:00Z">
        <w:r w:rsidRPr="007E24D8">
          <w:rPr>
            <w:noProof/>
            <w:lang w:val="fr-FR"/>
          </w:rPr>
          <mc:AlternateContent>
            <mc:Choice Requires="wps">
              <w:drawing>
                <wp:anchor distT="45720" distB="45720" distL="114300" distR="114300" simplePos="0" relativeHeight="251697152" behindDoc="0" locked="0" layoutInCell="1" allowOverlap="1" wp14:anchorId="32A31F36" wp14:editId="70531E74">
                  <wp:simplePos x="0" y="0"/>
                  <wp:positionH relativeFrom="margin">
                    <wp:posOffset>-1270</wp:posOffset>
                  </wp:positionH>
                  <wp:positionV relativeFrom="margin">
                    <wp:posOffset>5333365</wp:posOffset>
                  </wp:positionV>
                  <wp:extent cx="3117850" cy="2368550"/>
                  <wp:effectExtent l="0" t="0" r="2540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0" cy="2368550"/>
                          </a:xfrm>
                          <a:prstGeom prst="rect">
                            <a:avLst/>
                          </a:prstGeom>
                          <a:solidFill>
                            <a:schemeClr val="bg1">
                              <a:lumMod val="95000"/>
                            </a:schemeClr>
                          </a:solidFill>
                          <a:ln w="9525">
                            <a:solidFill>
                              <a:schemeClr val="bg1"/>
                            </a:solidFill>
                            <a:miter lim="800000"/>
                            <a:headEnd/>
                            <a:tailEnd/>
                          </a:ln>
                        </wps:spPr>
                        <wps:txbx>
                          <w:txbxContent>
                            <w:p w14:paraId="453D030C" w14:textId="0C09D3EB" w:rsidR="006A20B6" w:rsidRPr="007E24D8" w:rsidRDefault="006A20B6">
                              <w:pPr>
                                <w:rPr>
                                  <w:ins w:id="356" w:author="Gregory Koenig" w:date="2019-10-15T11:47:00Z"/>
                                  <w:rFonts w:cstheme="minorHAnsi"/>
                                  <w:b w:val="0"/>
                                  <w:bCs/>
                                  <w:szCs w:val="28"/>
                                  <w:rPrChange w:id="357" w:author="Gregory Koenig" w:date="2019-10-15T11:48:00Z">
                                    <w:rPr>
                                      <w:ins w:id="358" w:author="Gregory Koenig" w:date="2019-10-15T11:47:00Z"/>
                                      <w:b w:val="0"/>
                                      <w:bCs/>
                                    </w:rPr>
                                  </w:rPrChange>
                                </w:rPr>
                              </w:pPr>
                              <w:proofErr w:type="spellStart"/>
                              <w:ins w:id="359" w:author="Gregory Koenig" w:date="2019-10-15T11:47:00Z">
                                <w:r w:rsidRPr="007E24D8">
                                  <w:rPr>
                                    <w:rFonts w:cstheme="minorHAnsi"/>
                                    <w:b w:val="0"/>
                                    <w:bCs/>
                                    <w:szCs w:val="28"/>
                                    <w:rPrChange w:id="360" w:author="Gregory Koenig" w:date="2019-10-15T11:48:00Z">
                                      <w:rPr/>
                                    </w:rPrChange>
                                  </w:rPr>
                                  <w:t>En</w:t>
                                </w:r>
                                <w:proofErr w:type="spellEnd"/>
                                <w:r w:rsidRPr="007E24D8">
                                  <w:rPr>
                                    <w:rFonts w:cstheme="minorHAnsi"/>
                                    <w:b w:val="0"/>
                                    <w:bCs/>
                                    <w:szCs w:val="28"/>
                                    <w:rPrChange w:id="361" w:author="Gregory Koenig" w:date="2019-10-15T11:48:00Z">
                                      <w:rPr/>
                                    </w:rPrChange>
                                  </w:rPr>
                                  <w:t xml:space="preserve"> France</w:t>
                                </w:r>
                              </w:ins>
                              <w:ins w:id="362" w:author="Gregory Koenig" w:date="2019-10-15T12:05:00Z">
                                <w:r>
                                  <w:rPr>
                                    <w:rFonts w:cstheme="minorHAnsi"/>
                                    <w:b w:val="0"/>
                                    <w:bCs/>
                                    <w:szCs w:val="28"/>
                                  </w:rPr>
                                  <w:tab/>
                                </w:r>
                              </w:ins>
                              <w:ins w:id="363" w:author="Gregory Koenig" w:date="2019-10-15T11:49:00Z">
                                <w:r>
                                  <w:rPr>
                                    <w:rFonts w:cstheme="minorHAnsi"/>
                                    <w:b w:val="0"/>
                                    <w:bCs/>
                                    <w:szCs w:val="28"/>
                                  </w:rPr>
                                  <w:tab/>
                                </w:r>
                                <w:r>
                                  <w:rPr>
                                    <w:rFonts w:cstheme="minorHAnsi"/>
                                    <w:b w:val="0"/>
                                    <w:bCs/>
                                    <w:szCs w:val="28"/>
                                  </w:rPr>
                                  <w:tab/>
                                </w:r>
                                <w:r>
                                  <w:rPr>
                                    <w:rFonts w:cstheme="minorHAnsi"/>
                                    <w:b w:val="0"/>
                                    <w:bCs/>
                                    <w:szCs w:val="28"/>
                                  </w:rPr>
                                  <w:tab/>
                                </w:r>
                                <w:r>
                                  <w:rPr>
                                    <w:rFonts w:cstheme="minorHAnsi"/>
                                    <w:b w:val="0"/>
                                    <w:bCs/>
                                    <w:noProof/>
                                    <w:szCs w:val="28"/>
                                  </w:rPr>
                                  <w:drawing>
                                    <wp:inline distT="0" distB="0" distL="0" distR="0" wp14:anchorId="0B941FA7" wp14:editId="31CDAB1B">
                                      <wp:extent cx="266700" cy="266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1110868_960_720.png"/>
                                              <pic:cNvPicPr/>
                                            </pic:nvPicPr>
                                            <pic:blipFill>
                                              <a:blip r:embed="rId16">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266700" cy="266700"/>
                                              </a:xfrm>
                                              <a:prstGeom prst="rect">
                                                <a:avLst/>
                                              </a:prstGeom>
                                            </pic:spPr>
                                          </pic:pic>
                                        </a:graphicData>
                                      </a:graphic>
                                    </wp:inline>
                                  </w:drawing>
                                </w:r>
                              </w:ins>
                            </w:p>
                            <w:p w14:paraId="6DCA04B1" w14:textId="77777777" w:rsidR="006A20B6" w:rsidRPr="007E24D8" w:rsidRDefault="006A20B6" w:rsidP="00233A0A">
                              <w:pPr>
                                <w:numPr>
                                  <w:ilvl w:val="0"/>
                                  <w:numId w:val="2"/>
                                </w:numPr>
                                <w:spacing w:before="100" w:beforeAutospacing="1" w:after="100" w:afterAutospacing="1" w:line="240" w:lineRule="auto"/>
                                <w:jc w:val="both"/>
                                <w:rPr>
                                  <w:ins w:id="364" w:author="Gregory Koenig" w:date="2019-10-15T11:47:00Z"/>
                                  <w:rFonts w:eastAsia="Times New Roman" w:cstheme="minorHAnsi"/>
                                  <w:b w:val="0"/>
                                  <w:color w:val="auto"/>
                                  <w:szCs w:val="28"/>
                                  <w:lang w:val="fr-FR"/>
                                  <w:rPrChange w:id="365" w:author="Gregory Koenig" w:date="2019-10-15T11:48:00Z">
                                    <w:rPr>
                                      <w:ins w:id="366" w:author="Gregory Koenig" w:date="2019-10-15T11:47:00Z"/>
                                      <w:rFonts w:ascii="Times New Roman" w:eastAsia="Times New Roman" w:hAnsi="Times New Roman" w:cs="Times New Roman"/>
                                      <w:b w:val="0"/>
                                      <w:color w:val="auto"/>
                                      <w:sz w:val="24"/>
                                      <w:szCs w:val="24"/>
                                    </w:rPr>
                                  </w:rPrChange>
                                </w:rPr>
                                <w:pPrChange w:id="367" w:author="Gregory Koenig" w:date="2019-10-15T21:48:00Z">
                                  <w:pPr>
                                    <w:numPr>
                                      <w:numId w:val="2"/>
                                    </w:numPr>
                                    <w:tabs>
                                      <w:tab w:val="num" w:pos="720"/>
                                    </w:tabs>
                                    <w:spacing w:before="100" w:beforeAutospacing="1" w:after="100" w:afterAutospacing="1" w:line="240" w:lineRule="auto"/>
                                    <w:ind w:left="720" w:hanging="360"/>
                                  </w:pPr>
                                </w:pPrChange>
                              </w:pPr>
                              <w:ins w:id="368" w:author="Gregory Koenig" w:date="2019-10-15T11:47:00Z">
                                <w:r w:rsidRPr="007E24D8">
                                  <w:rPr>
                                    <w:rFonts w:eastAsia="Times New Roman" w:cstheme="minorHAnsi"/>
                                    <w:b w:val="0"/>
                                    <w:color w:val="auto"/>
                                    <w:szCs w:val="28"/>
                                    <w:lang w:val="fr-FR"/>
                                    <w:rPrChange w:id="369" w:author="Gregory Koenig" w:date="2019-10-15T11:48:00Z">
                                      <w:rPr>
                                        <w:rFonts w:ascii="Times New Roman" w:eastAsia="Times New Roman" w:hAnsi="Times New Roman" w:cs="Times New Roman"/>
                                        <w:b w:val="0"/>
                                        <w:color w:val="auto"/>
                                        <w:sz w:val="24"/>
                                        <w:szCs w:val="24"/>
                                      </w:rPr>
                                    </w:rPrChange>
                                  </w:rPr>
                                  <w:t>À l’insertion des personnes en difficulté.</w:t>
                                </w:r>
                              </w:ins>
                            </w:p>
                            <w:p w14:paraId="63682573" w14:textId="5F859514" w:rsidR="006A20B6" w:rsidRPr="007E24D8" w:rsidRDefault="006A20B6" w:rsidP="00233A0A">
                              <w:pPr>
                                <w:numPr>
                                  <w:ilvl w:val="0"/>
                                  <w:numId w:val="2"/>
                                </w:numPr>
                                <w:spacing w:before="100" w:beforeAutospacing="1" w:after="100" w:afterAutospacing="1" w:line="240" w:lineRule="auto"/>
                                <w:jc w:val="both"/>
                                <w:rPr>
                                  <w:rFonts w:eastAsia="Times New Roman" w:cstheme="minorHAnsi"/>
                                  <w:b w:val="0"/>
                                  <w:color w:val="auto"/>
                                  <w:szCs w:val="28"/>
                                  <w:rPrChange w:id="370" w:author="Gregory Koenig" w:date="2019-10-15T11:48:00Z">
                                    <w:rPr/>
                                  </w:rPrChange>
                                </w:rPr>
                                <w:pPrChange w:id="371" w:author="Gregory Koenig" w:date="2019-10-15T21:48:00Z">
                                  <w:pPr/>
                                </w:pPrChange>
                              </w:pPr>
                              <w:ins w:id="372" w:author="Gregory Koenig" w:date="2019-10-15T11:47:00Z">
                                <w:r w:rsidRPr="007E24D8">
                                  <w:rPr>
                                    <w:rFonts w:eastAsia="Times New Roman" w:cstheme="minorHAnsi"/>
                                    <w:b w:val="0"/>
                                    <w:color w:val="auto"/>
                                    <w:szCs w:val="28"/>
                                    <w:rPrChange w:id="373" w:author="Gregory Koenig" w:date="2019-10-15T11:48:00Z">
                                      <w:rPr>
                                        <w:rFonts w:ascii="Times New Roman" w:eastAsia="Times New Roman" w:hAnsi="Times New Roman" w:cs="Times New Roman"/>
                                        <w:b w:val="0"/>
                                        <w:color w:val="auto"/>
                                        <w:sz w:val="24"/>
                                        <w:szCs w:val="24"/>
                                      </w:rPr>
                                    </w:rPrChange>
                                  </w:rPr>
                                  <w:t xml:space="preserve">À </w:t>
                                </w:r>
                                <w:proofErr w:type="spellStart"/>
                                <w:r w:rsidRPr="007E24D8">
                                  <w:rPr>
                                    <w:rFonts w:eastAsia="Times New Roman" w:cstheme="minorHAnsi"/>
                                    <w:b w:val="0"/>
                                    <w:color w:val="auto"/>
                                    <w:szCs w:val="28"/>
                                    <w:rPrChange w:id="374" w:author="Gregory Koenig" w:date="2019-10-15T11:48:00Z">
                                      <w:rPr>
                                        <w:rFonts w:ascii="Times New Roman" w:eastAsia="Times New Roman" w:hAnsi="Times New Roman" w:cs="Times New Roman"/>
                                        <w:b w:val="0"/>
                                        <w:color w:val="auto"/>
                                        <w:sz w:val="24"/>
                                        <w:szCs w:val="24"/>
                                      </w:rPr>
                                    </w:rPrChange>
                                  </w:rPr>
                                  <w:t>l’émergence</w:t>
                                </w:r>
                                <w:proofErr w:type="spellEnd"/>
                                <w:r w:rsidRPr="007E24D8">
                                  <w:rPr>
                                    <w:rFonts w:eastAsia="Times New Roman" w:cstheme="minorHAnsi"/>
                                    <w:b w:val="0"/>
                                    <w:color w:val="auto"/>
                                    <w:szCs w:val="28"/>
                                    <w:rPrChange w:id="375" w:author="Gregory Koenig" w:date="2019-10-15T11:48:00Z">
                                      <w:rPr>
                                        <w:rFonts w:ascii="Times New Roman" w:eastAsia="Times New Roman" w:hAnsi="Times New Roman" w:cs="Times New Roman"/>
                                        <w:b w:val="0"/>
                                        <w:color w:val="auto"/>
                                        <w:sz w:val="24"/>
                                        <w:szCs w:val="24"/>
                                      </w:rPr>
                                    </w:rPrChange>
                                  </w:rPr>
                                  <w:t xml:space="preserve"> </w:t>
                                </w:r>
                                <w:proofErr w:type="spellStart"/>
                                <w:r w:rsidRPr="007E24D8">
                                  <w:rPr>
                                    <w:rFonts w:eastAsia="Times New Roman" w:cstheme="minorHAnsi"/>
                                    <w:b w:val="0"/>
                                    <w:color w:val="auto"/>
                                    <w:szCs w:val="28"/>
                                    <w:rPrChange w:id="376" w:author="Gregory Koenig" w:date="2019-10-15T11:48:00Z">
                                      <w:rPr>
                                        <w:rFonts w:ascii="Times New Roman" w:eastAsia="Times New Roman" w:hAnsi="Times New Roman" w:cs="Times New Roman"/>
                                        <w:b w:val="0"/>
                                        <w:color w:val="auto"/>
                                        <w:sz w:val="24"/>
                                        <w:szCs w:val="24"/>
                                      </w:rPr>
                                    </w:rPrChange>
                                  </w:rPr>
                                  <w:t>d’activités</w:t>
                                </w:r>
                                <w:proofErr w:type="spellEnd"/>
                                <w:r w:rsidRPr="007E24D8">
                                  <w:rPr>
                                    <w:rFonts w:eastAsia="Times New Roman" w:cstheme="minorHAnsi"/>
                                    <w:b w:val="0"/>
                                    <w:color w:val="auto"/>
                                    <w:szCs w:val="28"/>
                                    <w:rPrChange w:id="377" w:author="Gregory Koenig" w:date="2019-10-15T11:48:00Z">
                                      <w:rPr>
                                        <w:rFonts w:ascii="Times New Roman" w:eastAsia="Times New Roman" w:hAnsi="Times New Roman" w:cs="Times New Roman"/>
                                        <w:b w:val="0"/>
                                        <w:color w:val="auto"/>
                                        <w:sz w:val="24"/>
                                        <w:szCs w:val="24"/>
                                      </w:rPr>
                                    </w:rPrChange>
                                  </w:rPr>
                                  <w:t xml:space="preserve"> </w:t>
                                </w:r>
                                <w:proofErr w:type="spellStart"/>
                                <w:r w:rsidRPr="007E24D8">
                                  <w:rPr>
                                    <w:rFonts w:eastAsia="Times New Roman" w:cstheme="minorHAnsi"/>
                                    <w:b w:val="0"/>
                                    <w:color w:val="auto"/>
                                    <w:szCs w:val="28"/>
                                    <w:rPrChange w:id="378" w:author="Gregory Koenig" w:date="2019-10-15T11:48:00Z">
                                      <w:rPr>
                                        <w:rFonts w:ascii="Times New Roman" w:eastAsia="Times New Roman" w:hAnsi="Times New Roman" w:cs="Times New Roman"/>
                                        <w:b w:val="0"/>
                                        <w:color w:val="auto"/>
                                        <w:sz w:val="24"/>
                                        <w:szCs w:val="24"/>
                                      </w:rPr>
                                    </w:rPrChange>
                                  </w:rPr>
                                  <w:t>nouvelles</w:t>
                                </w:r>
                                <w:proofErr w:type="spellEnd"/>
                                <w:r w:rsidRPr="007E24D8">
                                  <w:rPr>
                                    <w:rFonts w:eastAsia="Times New Roman" w:cstheme="minorHAnsi"/>
                                    <w:b w:val="0"/>
                                    <w:color w:val="auto"/>
                                    <w:szCs w:val="28"/>
                                    <w:rPrChange w:id="379" w:author="Gregory Koenig" w:date="2019-10-15T11:48:00Z">
                                      <w:rPr>
                                        <w:rFonts w:ascii="Times New Roman" w:eastAsia="Times New Roman" w:hAnsi="Times New Roman" w:cs="Times New Roman"/>
                                        <w:b w:val="0"/>
                                        <w:color w:val="auto"/>
                                        <w:sz w:val="24"/>
                                        <w:szCs w:val="24"/>
                                      </w:rPr>
                                    </w:rPrChange>
                                  </w:rPr>
                                  <w:t>.</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31F36" id="_x0000_s1030" type="#_x0000_t202" style="position:absolute;margin-left:-.1pt;margin-top:419.95pt;width:245.5pt;height:186.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" fillcolor="#f2f2f2 [3052]" strokecolor="white [3212]">
                  <v:textbox>
                    <w:txbxContent>
                      <w:p w14:paraId="453D030C" w14:textId="0C09D3EB" w:rsidR="006A20B6" w:rsidRPr="007E24D8" w:rsidRDefault="006A20B6">
                        <w:pPr>
                          <w:rPr>
                            <w:ins w:id="380" w:author="Gregory Koenig" w:date="2019-10-15T11:47:00Z"/>
                            <w:rFonts w:cstheme="minorHAnsi"/>
                            <w:b w:val="0"/>
                            <w:bCs/>
                            <w:szCs w:val="28"/>
                            <w:rPrChange w:id="381" w:author="Gregory Koenig" w:date="2019-10-15T11:48:00Z">
                              <w:rPr>
                                <w:ins w:id="382" w:author="Gregory Koenig" w:date="2019-10-15T11:47:00Z"/>
                                <w:b w:val="0"/>
                                <w:bCs/>
                              </w:rPr>
                            </w:rPrChange>
                          </w:rPr>
                        </w:pPr>
                        <w:proofErr w:type="spellStart"/>
                        <w:ins w:id="383" w:author="Gregory Koenig" w:date="2019-10-15T11:47:00Z">
                          <w:r w:rsidRPr="007E24D8">
                            <w:rPr>
                              <w:rFonts w:cstheme="minorHAnsi"/>
                              <w:b w:val="0"/>
                              <w:bCs/>
                              <w:szCs w:val="28"/>
                              <w:rPrChange w:id="384" w:author="Gregory Koenig" w:date="2019-10-15T11:48:00Z">
                                <w:rPr/>
                              </w:rPrChange>
                            </w:rPr>
                            <w:t>En</w:t>
                          </w:r>
                          <w:proofErr w:type="spellEnd"/>
                          <w:r w:rsidRPr="007E24D8">
                            <w:rPr>
                              <w:rFonts w:cstheme="minorHAnsi"/>
                              <w:b w:val="0"/>
                              <w:bCs/>
                              <w:szCs w:val="28"/>
                              <w:rPrChange w:id="385" w:author="Gregory Koenig" w:date="2019-10-15T11:48:00Z">
                                <w:rPr/>
                              </w:rPrChange>
                            </w:rPr>
                            <w:t xml:space="preserve"> France</w:t>
                          </w:r>
                        </w:ins>
                        <w:ins w:id="386" w:author="Gregory Koenig" w:date="2019-10-15T12:05:00Z">
                          <w:r>
                            <w:rPr>
                              <w:rFonts w:cstheme="minorHAnsi"/>
                              <w:b w:val="0"/>
                              <w:bCs/>
                              <w:szCs w:val="28"/>
                            </w:rPr>
                            <w:tab/>
                          </w:r>
                        </w:ins>
                        <w:ins w:id="387" w:author="Gregory Koenig" w:date="2019-10-15T11:49:00Z">
                          <w:r>
                            <w:rPr>
                              <w:rFonts w:cstheme="minorHAnsi"/>
                              <w:b w:val="0"/>
                              <w:bCs/>
                              <w:szCs w:val="28"/>
                            </w:rPr>
                            <w:tab/>
                          </w:r>
                          <w:r>
                            <w:rPr>
                              <w:rFonts w:cstheme="minorHAnsi"/>
                              <w:b w:val="0"/>
                              <w:bCs/>
                              <w:szCs w:val="28"/>
                            </w:rPr>
                            <w:tab/>
                          </w:r>
                          <w:r>
                            <w:rPr>
                              <w:rFonts w:cstheme="minorHAnsi"/>
                              <w:b w:val="0"/>
                              <w:bCs/>
                              <w:szCs w:val="28"/>
                            </w:rPr>
                            <w:tab/>
                          </w:r>
                          <w:r>
                            <w:rPr>
                              <w:rFonts w:cstheme="minorHAnsi"/>
                              <w:b w:val="0"/>
                              <w:bCs/>
                              <w:noProof/>
                              <w:szCs w:val="28"/>
                            </w:rPr>
                            <w:drawing>
                              <wp:inline distT="0" distB="0" distL="0" distR="0" wp14:anchorId="0B941FA7" wp14:editId="31CDAB1B">
                                <wp:extent cx="266700" cy="266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1110868_960_720.png"/>
                                        <pic:cNvPicPr/>
                                      </pic:nvPicPr>
                                      <pic:blipFill>
                                        <a:blip r:embed="rId16">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266700" cy="266700"/>
                                        </a:xfrm>
                                        <a:prstGeom prst="rect">
                                          <a:avLst/>
                                        </a:prstGeom>
                                      </pic:spPr>
                                    </pic:pic>
                                  </a:graphicData>
                                </a:graphic>
                              </wp:inline>
                            </w:drawing>
                          </w:r>
                        </w:ins>
                      </w:p>
                      <w:p w14:paraId="6DCA04B1" w14:textId="77777777" w:rsidR="006A20B6" w:rsidRPr="007E24D8" w:rsidRDefault="006A20B6" w:rsidP="00233A0A">
                        <w:pPr>
                          <w:numPr>
                            <w:ilvl w:val="0"/>
                            <w:numId w:val="2"/>
                          </w:numPr>
                          <w:spacing w:before="100" w:beforeAutospacing="1" w:after="100" w:afterAutospacing="1" w:line="240" w:lineRule="auto"/>
                          <w:jc w:val="both"/>
                          <w:rPr>
                            <w:ins w:id="388" w:author="Gregory Koenig" w:date="2019-10-15T11:47:00Z"/>
                            <w:rFonts w:eastAsia="Times New Roman" w:cstheme="minorHAnsi"/>
                            <w:b w:val="0"/>
                            <w:color w:val="auto"/>
                            <w:szCs w:val="28"/>
                            <w:lang w:val="fr-FR"/>
                            <w:rPrChange w:id="389" w:author="Gregory Koenig" w:date="2019-10-15T11:48:00Z">
                              <w:rPr>
                                <w:ins w:id="390" w:author="Gregory Koenig" w:date="2019-10-15T11:47:00Z"/>
                                <w:rFonts w:ascii="Times New Roman" w:eastAsia="Times New Roman" w:hAnsi="Times New Roman" w:cs="Times New Roman"/>
                                <w:b w:val="0"/>
                                <w:color w:val="auto"/>
                                <w:sz w:val="24"/>
                                <w:szCs w:val="24"/>
                              </w:rPr>
                            </w:rPrChange>
                          </w:rPr>
                          <w:pPrChange w:id="391" w:author="Gregory Koenig" w:date="2019-10-15T21:48:00Z">
                            <w:pPr>
                              <w:numPr>
                                <w:numId w:val="2"/>
                              </w:numPr>
                              <w:tabs>
                                <w:tab w:val="num" w:pos="720"/>
                              </w:tabs>
                              <w:spacing w:before="100" w:beforeAutospacing="1" w:after="100" w:afterAutospacing="1" w:line="240" w:lineRule="auto"/>
                              <w:ind w:left="720" w:hanging="360"/>
                            </w:pPr>
                          </w:pPrChange>
                        </w:pPr>
                        <w:ins w:id="392" w:author="Gregory Koenig" w:date="2019-10-15T11:47:00Z">
                          <w:r w:rsidRPr="007E24D8">
                            <w:rPr>
                              <w:rFonts w:eastAsia="Times New Roman" w:cstheme="minorHAnsi"/>
                              <w:b w:val="0"/>
                              <w:color w:val="auto"/>
                              <w:szCs w:val="28"/>
                              <w:lang w:val="fr-FR"/>
                              <w:rPrChange w:id="393" w:author="Gregory Koenig" w:date="2019-10-15T11:48:00Z">
                                <w:rPr>
                                  <w:rFonts w:ascii="Times New Roman" w:eastAsia="Times New Roman" w:hAnsi="Times New Roman" w:cs="Times New Roman"/>
                                  <w:b w:val="0"/>
                                  <w:color w:val="auto"/>
                                  <w:sz w:val="24"/>
                                  <w:szCs w:val="24"/>
                                </w:rPr>
                              </w:rPrChange>
                            </w:rPr>
                            <w:t>À l’insertion des personnes en difficulté.</w:t>
                          </w:r>
                        </w:ins>
                      </w:p>
                      <w:p w14:paraId="63682573" w14:textId="5F859514" w:rsidR="006A20B6" w:rsidRPr="007E24D8" w:rsidRDefault="006A20B6" w:rsidP="00233A0A">
                        <w:pPr>
                          <w:numPr>
                            <w:ilvl w:val="0"/>
                            <w:numId w:val="2"/>
                          </w:numPr>
                          <w:spacing w:before="100" w:beforeAutospacing="1" w:after="100" w:afterAutospacing="1" w:line="240" w:lineRule="auto"/>
                          <w:jc w:val="both"/>
                          <w:rPr>
                            <w:rFonts w:eastAsia="Times New Roman" w:cstheme="minorHAnsi"/>
                            <w:b w:val="0"/>
                            <w:color w:val="auto"/>
                            <w:szCs w:val="28"/>
                            <w:rPrChange w:id="394" w:author="Gregory Koenig" w:date="2019-10-15T11:48:00Z">
                              <w:rPr/>
                            </w:rPrChange>
                          </w:rPr>
                          <w:pPrChange w:id="395" w:author="Gregory Koenig" w:date="2019-10-15T21:48:00Z">
                            <w:pPr/>
                          </w:pPrChange>
                        </w:pPr>
                        <w:ins w:id="396" w:author="Gregory Koenig" w:date="2019-10-15T11:47:00Z">
                          <w:r w:rsidRPr="007E24D8">
                            <w:rPr>
                              <w:rFonts w:eastAsia="Times New Roman" w:cstheme="minorHAnsi"/>
                              <w:b w:val="0"/>
                              <w:color w:val="auto"/>
                              <w:szCs w:val="28"/>
                              <w:rPrChange w:id="397" w:author="Gregory Koenig" w:date="2019-10-15T11:48:00Z">
                                <w:rPr>
                                  <w:rFonts w:ascii="Times New Roman" w:eastAsia="Times New Roman" w:hAnsi="Times New Roman" w:cs="Times New Roman"/>
                                  <w:b w:val="0"/>
                                  <w:color w:val="auto"/>
                                  <w:sz w:val="24"/>
                                  <w:szCs w:val="24"/>
                                </w:rPr>
                              </w:rPrChange>
                            </w:rPr>
                            <w:t xml:space="preserve">À </w:t>
                          </w:r>
                          <w:proofErr w:type="spellStart"/>
                          <w:r w:rsidRPr="007E24D8">
                            <w:rPr>
                              <w:rFonts w:eastAsia="Times New Roman" w:cstheme="minorHAnsi"/>
                              <w:b w:val="0"/>
                              <w:color w:val="auto"/>
                              <w:szCs w:val="28"/>
                              <w:rPrChange w:id="398" w:author="Gregory Koenig" w:date="2019-10-15T11:48:00Z">
                                <w:rPr>
                                  <w:rFonts w:ascii="Times New Roman" w:eastAsia="Times New Roman" w:hAnsi="Times New Roman" w:cs="Times New Roman"/>
                                  <w:b w:val="0"/>
                                  <w:color w:val="auto"/>
                                  <w:sz w:val="24"/>
                                  <w:szCs w:val="24"/>
                                </w:rPr>
                              </w:rPrChange>
                            </w:rPr>
                            <w:t>l’émergence</w:t>
                          </w:r>
                          <w:proofErr w:type="spellEnd"/>
                          <w:r w:rsidRPr="007E24D8">
                            <w:rPr>
                              <w:rFonts w:eastAsia="Times New Roman" w:cstheme="minorHAnsi"/>
                              <w:b w:val="0"/>
                              <w:color w:val="auto"/>
                              <w:szCs w:val="28"/>
                              <w:rPrChange w:id="399" w:author="Gregory Koenig" w:date="2019-10-15T11:48:00Z">
                                <w:rPr>
                                  <w:rFonts w:ascii="Times New Roman" w:eastAsia="Times New Roman" w:hAnsi="Times New Roman" w:cs="Times New Roman"/>
                                  <w:b w:val="0"/>
                                  <w:color w:val="auto"/>
                                  <w:sz w:val="24"/>
                                  <w:szCs w:val="24"/>
                                </w:rPr>
                              </w:rPrChange>
                            </w:rPr>
                            <w:t xml:space="preserve"> </w:t>
                          </w:r>
                          <w:proofErr w:type="spellStart"/>
                          <w:r w:rsidRPr="007E24D8">
                            <w:rPr>
                              <w:rFonts w:eastAsia="Times New Roman" w:cstheme="minorHAnsi"/>
                              <w:b w:val="0"/>
                              <w:color w:val="auto"/>
                              <w:szCs w:val="28"/>
                              <w:rPrChange w:id="400" w:author="Gregory Koenig" w:date="2019-10-15T11:48:00Z">
                                <w:rPr>
                                  <w:rFonts w:ascii="Times New Roman" w:eastAsia="Times New Roman" w:hAnsi="Times New Roman" w:cs="Times New Roman"/>
                                  <w:b w:val="0"/>
                                  <w:color w:val="auto"/>
                                  <w:sz w:val="24"/>
                                  <w:szCs w:val="24"/>
                                </w:rPr>
                              </w:rPrChange>
                            </w:rPr>
                            <w:t>d’activités</w:t>
                          </w:r>
                          <w:proofErr w:type="spellEnd"/>
                          <w:r w:rsidRPr="007E24D8">
                            <w:rPr>
                              <w:rFonts w:eastAsia="Times New Roman" w:cstheme="minorHAnsi"/>
                              <w:b w:val="0"/>
                              <w:color w:val="auto"/>
                              <w:szCs w:val="28"/>
                              <w:rPrChange w:id="401" w:author="Gregory Koenig" w:date="2019-10-15T11:48:00Z">
                                <w:rPr>
                                  <w:rFonts w:ascii="Times New Roman" w:eastAsia="Times New Roman" w:hAnsi="Times New Roman" w:cs="Times New Roman"/>
                                  <w:b w:val="0"/>
                                  <w:color w:val="auto"/>
                                  <w:sz w:val="24"/>
                                  <w:szCs w:val="24"/>
                                </w:rPr>
                              </w:rPrChange>
                            </w:rPr>
                            <w:t xml:space="preserve"> </w:t>
                          </w:r>
                          <w:proofErr w:type="spellStart"/>
                          <w:r w:rsidRPr="007E24D8">
                            <w:rPr>
                              <w:rFonts w:eastAsia="Times New Roman" w:cstheme="minorHAnsi"/>
                              <w:b w:val="0"/>
                              <w:color w:val="auto"/>
                              <w:szCs w:val="28"/>
                              <w:rPrChange w:id="402" w:author="Gregory Koenig" w:date="2019-10-15T11:48:00Z">
                                <w:rPr>
                                  <w:rFonts w:ascii="Times New Roman" w:eastAsia="Times New Roman" w:hAnsi="Times New Roman" w:cs="Times New Roman"/>
                                  <w:b w:val="0"/>
                                  <w:color w:val="auto"/>
                                  <w:sz w:val="24"/>
                                  <w:szCs w:val="24"/>
                                </w:rPr>
                              </w:rPrChange>
                            </w:rPr>
                            <w:t>nouvelles</w:t>
                          </w:r>
                          <w:proofErr w:type="spellEnd"/>
                          <w:r w:rsidRPr="007E24D8">
                            <w:rPr>
                              <w:rFonts w:eastAsia="Times New Roman" w:cstheme="minorHAnsi"/>
                              <w:b w:val="0"/>
                              <w:color w:val="auto"/>
                              <w:szCs w:val="28"/>
                              <w:rPrChange w:id="403" w:author="Gregory Koenig" w:date="2019-10-15T11:48:00Z">
                                <w:rPr>
                                  <w:rFonts w:ascii="Times New Roman" w:eastAsia="Times New Roman" w:hAnsi="Times New Roman" w:cs="Times New Roman"/>
                                  <w:b w:val="0"/>
                                  <w:color w:val="auto"/>
                                  <w:sz w:val="24"/>
                                  <w:szCs w:val="24"/>
                                </w:rPr>
                              </w:rPrChange>
                            </w:rPr>
                            <w:t>.</w:t>
                          </w:r>
                        </w:ins>
                      </w:p>
                    </w:txbxContent>
                  </v:textbox>
                  <w10:wrap type="square" anchorx="margin" anchory="margin"/>
                </v:shape>
              </w:pict>
            </mc:Fallback>
          </mc:AlternateContent>
        </w:r>
      </w:ins>
      <w:ins w:id="404" w:author="Gregory Koenig" w:date="2019-10-15T11:50:00Z">
        <w:r w:rsidRPr="007E24D8">
          <w:rPr>
            <w:noProof/>
            <w:lang w:val="fr-FR"/>
          </w:rPr>
          <mc:AlternateContent>
            <mc:Choice Requires="wps">
              <w:drawing>
                <wp:anchor distT="45720" distB="45720" distL="114300" distR="114300" simplePos="0" relativeHeight="251699200" behindDoc="0" locked="0" layoutInCell="1" allowOverlap="1" wp14:anchorId="002FE811" wp14:editId="7550B7C0">
                  <wp:simplePos x="0" y="0"/>
                  <wp:positionH relativeFrom="margin">
                    <wp:posOffset>3116580</wp:posOffset>
                  </wp:positionH>
                  <wp:positionV relativeFrom="margin">
                    <wp:posOffset>5333365</wp:posOffset>
                  </wp:positionV>
                  <wp:extent cx="3180080" cy="2368550"/>
                  <wp:effectExtent l="0" t="0" r="20320" b="127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2368550"/>
                          </a:xfrm>
                          <a:prstGeom prst="rect">
                            <a:avLst/>
                          </a:prstGeom>
                          <a:solidFill>
                            <a:schemeClr val="bg1">
                              <a:lumMod val="95000"/>
                            </a:schemeClr>
                          </a:solidFill>
                          <a:ln w="9525">
                            <a:solidFill>
                              <a:schemeClr val="bg1"/>
                            </a:solidFill>
                            <a:miter lim="800000"/>
                            <a:headEnd/>
                            <a:tailEnd/>
                          </a:ln>
                        </wps:spPr>
                        <wps:txbx>
                          <w:txbxContent>
                            <w:p w14:paraId="086CDB56" w14:textId="055D78A6" w:rsidR="006A20B6" w:rsidRDefault="006A20B6">
                              <w:pPr>
                                <w:spacing w:before="100" w:beforeAutospacing="1" w:after="100" w:afterAutospacing="1" w:line="240" w:lineRule="auto"/>
                                <w:rPr>
                                  <w:ins w:id="405" w:author="Gregory Koenig" w:date="2019-10-15T11:50:00Z"/>
                                  <w:rFonts w:cstheme="minorHAnsi"/>
                                  <w:b w:val="0"/>
                                  <w:bCs/>
                                  <w:lang w:val="fr-FR"/>
                                </w:rPr>
                                <w:pPrChange w:id="406" w:author="Gregory Koenig" w:date="2019-10-15T11:50:00Z">
                                  <w:pPr>
                                    <w:numPr>
                                      <w:numId w:val="3"/>
                                    </w:numPr>
                                    <w:tabs>
                                      <w:tab w:val="num" w:pos="720"/>
                                    </w:tabs>
                                    <w:spacing w:before="100" w:beforeAutospacing="1" w:after="100" w:afterAutospacing="1" w:line="240" w:lineRule="auto"/>
                                    <w:ind w:left="720" w:hanging="360"/>
                                  </w:pPr>
                                </w:pPrChange>
                              </w:pPr>
                              <w:ins w:id="407" w:author="Gregory Koenig" w:date="2019-10-15T11:51:00Z">
                                <w:r>
                                  <w:rPr>
                                    <w:rFonts w:cstheme="minorHAnsi"/>
                                    <w:b w:val="0"/>
                                    <w:bCs/>
                                    <w:szCs w:val="28"/>
                                    <w:lang w:val="fr-FR"/>
                                  </w:rPr>
                                  <w:t>À l’étranger</w:t>
                                </w:r>
                                <w:r>
                                  <w:rPr>
                                    <w:rFonts w:cstheme="minorHAnsi"/>
                                    <w:b w:val="0"/>
                                    <w:bCs/>
                                    <w:szCs w:val="28"/>
                                    <w:lang w:val="fr-FR"/>
                                  </w:rPr>
                                  <w:tab/>
                                </w:r>
                              </w:ins>
                              <w:ins w:id="408" w:author="Gregory Koenig" w:date="2019-10-15T12:05:00Z">
                                <w:r>
                                  <w:rPr>
                                    <w:rFonts w:cstheme="minorHAnsi"/>
                                    <w:b w:val="0"/>
                                    <w:bCs/>
                                    <w:szCs w:val="28"/>
                                    <w:lang w:val="fr-FR"/>
                                  </w:rPr>
                                  <w:tab/>
                                </w:r>
                              </w:ins>
                              <w:ins w:id="409" w:author="Gregory Koenig" w:date="2019-10-15T11:51:00Z">
                                <w:r>
                                  <w:rPr>
                                    <w:rFonts w:cstheme="minorHAnsi"/>
                                    <w:b w:val="0"/>
                                    <w:bCs/>
                                    <w:szCs w:val="28"/>
                                    <w:lang w:val="fr-FR"/>
                                  </w:rPr>
                                  <w:tab/>
                                </w:r>
                                <w:r>
                                  <w:rPr>
                                    <w:rFonts w:cstheme="minorHAnsi"/>
                                    <w:b w:val="0"/>
                                    <w:bCs/>
                                    <w:szCs w:val="28"/>
                                    <w:lang w:val="fr-FR"/>
                                  </w:rPr>
                                  <w:tab/>
                                </w:r>
                                <w:r>
                                  <w:rPr>
                                    <w:rFonts w:cstheme="minorHAnsi"/>
                                    <w:b w:val="0"/>
                                    <w:bCs/>
                                    <w:noProof/>
                                    <w:lang w:val="fr-FR"/>
                                  </w:rPr>
                                  <w:drawing>
                                    <wp:inline distT="0" distB="0" distL="0" distR="0" wp14:anchorId="655FCD78" wp14:editId="227169FE">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irplane_plane_fly_aircraft_air_ship_jet_delivery_transportation_travel_flight_shipping_fast_transport_speed_tourism_flat_design_icon-512.png"/>
                                              <pic:cNvPicPr/>
                                            </pic:nvPicPr>
                                            <pic:blipFill>
                                              <a:blip r:embed="rId18">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278114" cy="278114"/>
                                              </a:xfrm>
                                              <a:prstGeom prst="rect">
                                                <a:avLst/>
                                              </a:prstGeom>
                                            </pic:spPr>
                                          </pic:pic>
                                        </a:graphicData>
                                      </a:graphic>
                                    </wp:inline>
                                  </w:drawing>
                                </w:r>
                              </w:ins>
                            </w:p>
                            <w:p w14:paraId="67A4FF96" w14:textId="21099A30" w:rsidR="006A20B6" w:rsidRPr="007E24D8" w:rsidRDefault="006A20B6" w:rsidP="00233A0A">
                              <w:pPr>
                                <w:numPr>
                                  <w:ilvl w:val="0"/>
                                  <w:numId w:val="3"/>
                                </w:numPr>
                                <w:spacing w:before="100" w:beforeAutospacing="1" w:after="100" w:afterAutospacing="1" w:line="240" w:lineRule="auto"/>
                                <w:jc w:val="both"/>
                                <w:rPr>
                                  <w:ins w:id="410" w:author="Gregory Koenig" w:date="2019-10-15T11:50:00Z"/>
                                  <w:rFonts w:cstheme="minorHAnsi"/>
                                  <w:b w:val="0"/>
                                  <w:bCs/>
                                  <w:lang w:val="fr-FR"/>
                                  <w:rPrChange w:id="411" w:author="Gregory Koenig" w:date="2019-10-15T11:50:00Z">
                                    <w:rPr>
                                      <w:ins w:id="412" w:author="Gregory Koenig" w:date="2019-10-15T11:50:00Z"/>
                                    </w:rPr>
                                  </w:rPrChange>
                                </w:rPr>
                                <w:pPrChange w:id="413" w:author="Gregory Koenig" w:date="2019-10-15T21:49:00Z">
                                  <w:pPr>
                                    <w:numPr>
                                      <w:numId w:val="3"/>
                                    </w:numPr>
                                    <w:tabs>
                                      <w:tab w:val="num" w:pos="720"/>
                                    </w:tabs>
                                    <w:spacing w:before="100" w:beforeAutospacing="1" w:after="100" w:afterAutospacing="1" w:line="240" w:lineRule="auto"/>
                                    <w:ind w:left="720" w:hanging="360"/>
                                  </w:pPr>
                                </w:pPrChange>
                              </w:pPr>
                              <w:ins w:id="414" w:author="Gregory Koenig" w:date="2019-10-15T11:50:00Z">
                                <w:r w:rsidRPr="007E24D8">
                                  <w:rPr>
                                    <w:rFonts w:cstheme="minorHAnsi"/>
                                    <w:b w:val="0"/>
                                    <w:bCs/>
                                    <w:lang w:val="fr-FR"/>
                                    <w:rPrChange w:id="415" w:author="Gregory Koenig" w:date="2019-10-15T11:50:00Z">
                                      <w:rPr/>
                                    </w:rPrChange>
                                  </w:rPr>
                                  <w:t>À l’aide aux populations civiles dans le cadre de sa cellule d’urgence.</w:t>
                                </w:r>
                              </w:ins>
                            </w:p>
                            <w:p w14:paraId="3FEE08DD" w14:textId="77777777" w:rsidR="006A20B6" w:rsidRPr="007E24D8" w:rsidRDefault="006A20B6" w:rsidP="00233A0A">
                              <w:pPr>
                                <w:numPr>
                                  <w:ilvl w:val="0"/>
                                  <w:numId w:val="3"/>
                                </w:numPr>
                                <w:spacing w:before="100" w:beforeAutospacing="1" w:after="100" w:afterAutospacing="1" w:line="240" w:lineRule="auto"/>
                                <w:jc w:val="both"/>
                                <w:rPr>
                                  <w:ins w:id="416" w:author="Gregory Koenig" w:date="2019-10-15T11:50:00Z"/>
                                  <w:rFonts w:cstheme="minorHAnsi"/>
                                  <w:b w:val="0"/>
                                  <w:bCs/>
                                  <w:lang w:val="fr-FR"/>
                                  <w:rPrChange w:id="417" w:author="Gregory Koenig" w:date="2019-10-15T11:50:00Z">
                                    <w:rPr>
                                      <w:ins w:id="418" w:author="Gregory Koenig" w:date="2019-10-15T11:50:00Z"/>
                                    </w:rPr>
                                  </w:rPrChange>
                                </w:rPr>
                                <w:pPrChange w:id="419" w:author="Gregory Koenig" w:date="2019-10-15T21:49:00Z">
                                  <w:pPr>
                                    <w:numPr>
                                      <w:numId w:val="3"/>
                                    </w:numPr>
                                    <w:tabs>
                                      <w:tab w:val="num" w:pos="720"/>
                                    </w:tabs>
                                    <w:spacing w:before="100" w:beforeAutospacing="1" w:after="100" w:afterAutospacing="1" w:line="240" w:lineRule="auto"/>
                                    <w:ind w:left="720" w:hanging="360"/>
                                  </w:pPr>
                                </w:pPrChange>
                              </w:pPr>
                              <w:ins w:id="420" w:author="Gregory Koenig" w:date="2019-10-15T11:50:00Z">
                                <w:r w:rsidRPr="007E24D8">
                                  <w:rPr>
                                    <w:rFonts w:cstheme="minorHAnsi"/>
                                    <w:b w:val="0"/>
                                    <w:bCs/>
                                    <w:lang w:val="fr-FR"/>
                                    <w:rPrChange w:id="421" w:author="Gregory Koenig" w:date="2019-10-15T11:50:00Z">
                                      <w:rPr/>
                                    </w:rPrChange>
                                  </w:rPr>
                                  <w:t>Au partenariat socio-économique et culturel dans le cadre du soutien aux actions de développement des associations membres.</w:t>
                                </w:r>
                              </w:ins>
                            </w:p>
                            <w:p w14:paraId="4D428E03" w14:textId="4507F4B0" w:rsidR="006A20B6" w:rsidRPr="007E24D8" w:rsidRDefault="006A20B6">
                              <w:pPr>
                                <w:numPr>
                                  <w:ilvl w:val="0"/>
                                  <w:numId w:val="2"/>
                                </w:numPr>
                                <w:spacing w:before="100" w:beforeAutospacing="1" w:after="100" w:afterAutospacing="1" w:line="240" w:lineRule="auto"/>
                                <w:rPr>
                                  <w:rFonts w:eastAsia="Times New Roman" w:cstheme="minorHAnsi"/>
                                  <w:b w:val="0"/>
                                  <w:bCs/>
                                  <w:color w:val="auto"/>
                                  <w:szCs w:val="28"/>
                                  <w:lang w:val="fr-FR"/>
                                  <w:rPrChange w:id="422" w:author="Gregory Koenig" w:date="2019-10-15T11:50:00Z">
                                    <w:rPr/>
                                  </w:rPrChange>
                                </w:rPr>
                                <w:pPrChange w:id="423" w:author="Gregory Koenig" w:date="2019-10-15T11:47: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FE811" id="_x0000_s1031" type="#_x0000_t202" style="position:absolute;margin-left:245.4pt;margin-top:419.95pt;width:250.4pt;height:18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" fillcolor="#f2f2f2 [3052]" strokecolor="white [3212]">
                  <v:textbox>
                    <w:txbxContent>
                      <w:p w14:paraId="086CDB56" w14:textId="055D78A6" w:rsidR="006A20B6" w:rsidRDefault="006A20B6">
                        <w:pPr>
                          <w:spacing w:before="100" w:beforeAutospacing="1" w:after="100" w:afterAutospacing="1" w:line="240" w:lineRule="auto"/>
                          <w:rPr>
                            <w:ins w:id="424" w:author="Gregory Koenig" w:date="2019-10-15T11:50:00Z"/>
                            <w:rFonts w:cstheme="minorHAnsi"/>
                            <w:b w:val="0"/>
                            <w:bCs/>
                            <w:lang w:val="fr-FR"/>
                          </w:rPr>
                          <w:pPrChange w:id="425" w:author="Gregory Koenig" w:date="2019-10-15T11:50:00Z">
                            <w:pPr>
                              <w:numPr>
                                <w:numId w:val="3"/>
                              </w:numPr>
                              <w:tabs>
                                <w:tab w:val="num" w:pos="720"/>
                              </w:tabs>
                              <w:spacing w:before="100" w:beforeAutospacing="1" w:after="100" w:afterAutospacing="1" w:line="240" w:lineRule="auto"/>
                              <w:ind w:left="720" w:hanging="360"/>
                            </w:pPr>
                          </w:pPrChange>
                        </w:pPr>
                        <w:ins w:id="426" w:author="Gregory Koenig" w:date="2019-10-15T11:51:00Z">
                          <w:r>
                            <w:rPr>
                              <w:rFonts w:cstheme="minorHAnsi"/>
                              <w:b w:val="0"/>
                              <w:bCs/>
                              <w:szCs w:val="28"/>
                              <w:lang w:val="fr-FR"/>
                            </w:rPr>
                            <w:t>À l’étranger</w:t>
                          </w:r>
                          <w:r>
                            <w:rPr>
                              <w:rFonts w:cstheme="minorHAnsi"/>
                              <w:b w:val="0"/>
                              <w:bCs/>
                              <w:szCs w:val="28"/>
                              <w:lang w:val="fr-FR"/>
                            </w:rPr>
                            <w:tab/>
                          </w:r>
                        </w:ins>
                        <w:ins w:id="427" w:author="Gregory Koenig" w:date="2019-10-15T12:05:00Z">
                          <w:r>
                            <w:rPr>
                              <w:rFonts w:cstheme="minorHAnsi"/>
                              <w:b w:val="0"/>
                              <w:bCs/>
                              <w:szCs w:val="28"/>
                              <w:lang w:val="fr-FR"/>
                            </w:rPr>
                            <w:tab/>
                          </w:r>
                        </w:ins>
                        <w:ins w:id="428" w:author="Gregory Koenig" w:date="2019-10-15T11:51:00Z">
                          <w:r>
                            <w:rPr>
                              <w:rFonts w:cstheme="minorHAnsi"/>
                              <w:b w:val="0"/>
                              <w:bCs/>
                              <w:szCs w:val="28"/>
                              <w:lang w:val="fr-FR"/>
                            </w:rPr>
                            <w:tab/>
                          </w:r>
                          <w:r>
                            <w:rPr>
                              <w:rFonts w:cstheme="minorHAnsi"/>
                              <w:b w:val="0"/>
                              <w:bCs/>
                              <w:szCs w:val="28"/>
                              <w:lang w:val="fr-FR"/>
                            </w:rPr>
                            <w:tab/>
                          </w:r>
                          <w:r>
                            <w:rPr>
                              <w:rFonts w:cstheme="minorHAnsi"/>
                              <w:b w:val="0"/>
                              <w:bCs/>
                              <w:noProof/>
                              <w:lang w:val="fr-FR"/>
                            </w:rPr>
                            <w:drawing>
                              <wp:inline distT="0" distB="0" distL="0" distR="0" wp14:anchorId="655FCD78" wp14:editId="227169FE">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irplane_plane_fly_aircraft_air_ship_jet_delivery_transportation_travel_flight_shipping_fast_transport_speed_tourism_flat_design_icon-512.png"/>
                                        <pic:cNvPicPr/>
                                      </pic:nvPicPr>
                                      <pic:blipFill>
                                        <a:blip r:embed="rId18">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278114" cy="278114"/>
                                        </a:xfrm>
                                        <a:prstGeom prst="rect">
                                          <a:avLst/>
                                        </a:prstGeom>
                                      </pic:spPr>
                                    </pic:pic>
                                  </a:graphicData>
                                </a:graphic>
                              </wp:inline>
                            </w:drawing>
                          </w:r>
                        </w:ins>
                      </w:p>
                      <w:p w14:paraId="67A4FF96" w14:textId="21099A30" w:rsidR="006A20B6" w:rsidRPr="007E24D8" w:rsidRDefault="006A20B6" w:rsidP="00233A0A">
                        <w:pPr>
                          <w:numPr>
                            <w:ilvl w:val="0"/>
                            <w:numId w:val="3"/>
                          </w:numPr>
                          <w:spacing w:before="100" w:beforeAutospacing="1" w:after="100" w:afterAutospacing="1" w:line="240" w:lineRule="auto"/>
                          <w:jc w:val="both"/>
                          <w:rPr>
                            <w:ins w:id="429" w:author="Gregory Koenig" w:date="2019-10-15T11:50:00Z"/>
                            <w:rFonts w:cstheme="minorHAnsi"/>
                            <w:b w:val="0"/>
                            <w:bCs/>
                            <w:lang w:val="fr-FR"/>
                            <w:rPrChange w:id="430" w:author="Gregory Koenig" w:date="2019-10-15T11:50:00Z">
                              <w:rPr>
                                <w:ins w:id="431" w:author="Gregory Koenig" w:date="2019-10-15T11:50:00Z"/>
                              </w:rPr>
                            </w:rPrChange>
                          </w:rPr>
                          <w:pPrChange w:id="432" w:author="Gregory Koenig" w:date="2019-10-15T21:49:00Z">
                            <w:pPr>
                              <w:numPr>
                                <w:numId w:val="3"/>
                              </w:numPr>
                              <w:tabs>
                                <w:tab w:val="num" w:pos="720"/>
                              </w:tabs>
                              <w:spacing w:before="100" w:beforeAutospacing="1" w:after="100" w:afterAutospacing="1" w:line="240" w:lineRule="auto"/>
                              <w:ind w:left="720" w:hanging="360"/>
                            </w:pPr>
                          </w:pPrChange>
                        </w:pPr>
                        <w:ins w:id="433" w:author="Gregory Koenig" w:date="2019-10-15T11:50:00Z">
                          <w:r w:rsidRPr="007E24D8">
                            <w:rPr>
                              <w:rFonts w:cstheme="minorHAnsi"/>
                              <w:b w:val="0"/>
                              <w:bCs/>
                              <w:lang w:val="fr-FR"/>
                              <w:rPrChange w:id="434" w:author="Gregory Koenig" w:date="2019-10-15T11:50:00Z">
                                <w:rPr/>
                              </w:rPrChange>
                            </w:rPr>
                            <w:t>À l’aide aux populations civiles dans le cadre de sa cellule d’urgence.</w:t>
                          </w:r>
                        </w:ins>
                      </w:p>
                      <w:p w14:paraId="3FEE08DD" w14:textId="77777777" w:rsidR="006A20B6" w:rsidRPr="007E24D8" w:rsidRDefault="006A20B6" w:rsidP="00233A0A">
                        <w:pPr>
                          <w:numPr>
                            <w:ilvl w:val="0"/>
                            <w:numId w:val="3"/>
                          </w:numPr>
                          <w:spacing w:before="100" w:beforeAutospacing="1" w:after="100" w:afterAutospacing="1" w:line="240" w:lineRule="auto"/>
                          <w:jc w:val="both"/>
                          <w:rPr>
                            <w:ins w:id="435" w:author="Gregory Koenig" w:date="2019-10-15T11:50:00Z"/>
                            <w:rFonts w:cstheme="minorHAnsi"/>
                            <w:b w:val="0"/>
                            <w:bCs/>
                            <w:lang w:val="fr-FR"/>
                            <w:rPrChange w:id="436" w:author="Gregory Koenig" w:date="2019-10-15T11:50:00Z">
                              <w:rPr>
                                <w:ins w:id="437" w:author="Gregory Koenig" w:date="2019-10-15T11:50:00Z"/>
                              </w:rPr>
                            </w:rPrChange>
                          </w:rPr>
                          <w:pPrChange w:id="438" w:author="Gregory Koenig" w:date="2019-10-15T21:49:00Z">
                            <w:pPr>
                              <w:numPr>
                                <w:numId w:val="3"/>
                              </w:numPr>
                              <w:tabs>
                                <w:tab w:val="num" w:pos="720"/>
                              </w:tabs>
                              <w:spacing w:before="100" w:beforeAutospacing="1" w:after="100" w:afterAutospacing="1" w:line="240" w:lineRule="auto"/>
                              <w:ind w:left="720" w:hanging="360"/>
                            </w:pPr>
                          </w:pPrChange>
                        </w:pPr>
                        <w:ins w:id="439" w:author="Gregory Koenig" w:date="2019-10-15T11:50:00Z">
                          <w:r w:rsidRPr="007E24D8">
                            <w:rPr>
                              <w:rFonts w:cstheme="minorHAnsi"/>
                              <w:b w:val="0"/>
                              <w:bCs/>
                              <w:lang w:val="fr-FR"/>
                              <w:rPrChange w:id="440" w:author="Gregory Koenig" w:date="2019-10-15T11:50:00Z">
                                <w:rPr/>
                              </w:rPrChange>
                            </w:rPr>
                            <w:t>Au partenariat socio-économique et culturel dans le cadre du soutien aux actions de développement des associations membres.</w:t>
                          </w:r>
                        </w:ins>
                      </w:p>
                      <w:p w14:paraId="4D428E03" w14:textId="4507F4B0" w:rsidR="006A20B6" w:rsidRPr="007E24D8" w:rsidRDefault="006A20B6">
                        <w:pPr>
                          <w:numPr>
                            <w:ilvl w:val="0"/>
                            <w:numId w:val="2"/>
                          </w:numPr>
                          <w:spacing w:before="100" w:beforeAutospacing="1" w:after="100" w:afterAutospacing="1" w:line="240" w:lineRule="auto"/>
                          <w:rPr>
                            <w:rFonts w:eastAsia="Times New Roman" w:cstheme="minorHAnsi"/>
                            <w:b w:val="0"/>
                            <w:bCs/>
                            <w:color w:val="auto"/>
                            <w:szCs w:val="28"/>
                            <w:lang w:val="fr-FR"/>
                            <w:rPrChange w:id="441" w:author="Gregory Koenig" w:date="2019-10-15T11:50:00Z">
                              <w:rPr/>
                            </w:rPrChange>
                          </w:rPr>
                          <w:pPrChange w:id="442" w:author="Gregory Koenig" w:date="2019-10-15T11:47:00Z">
                            <w:pPr/>
                          </w:pPrChange>
                        </w:pPr>
                      </w:p>
                    </w:txbxContent>
                  </v:textbox>
                  <w10:wrap type="square" anchorx="margin" anchory="margin"/>
                </v:shape>
              </w:pict>
            </mc:Fallback>
          </mc:AlternateContent>
        </w:r>
      </w:ins>
      <w:ins w:id="443" w:author="Gregory Koenig" w:date="2019-10-15T11:46:00Z">
        <w:r w:rsidR="007E24D8">
          <w:rPr>
            <w:lang w:val="fr-FR"/>
          </w:rPr>
          <w:t>HUMANIS se consacre :</w:t>
        </w:r>
      </w:ins>
    </w:p>
    <w:p w14:paraId="6471F3D2" w14:textId="77777777" w:rsidR="0001240E" w:rsidRDefault="0001240E">
      <w:pPr>
        <w:spacing w:after="200"/>
        <w:rPr>
          <w:ins w:id="444" w:author="Gregory Koenig" w:date="2019-10-15T12:09:00Z"/>
          <w:rFonts w:eastAsiaTheme="majorEastAsia" w:cstheme="majorBidi"/>
          <w:b w:val="0"/>
          <w:sz w:val="36"/>
          <w:szCs w:val="26"/>
          <w:lang w:val="fr-FR"/>
        </w:rPr>
      </w:pPr>
      <w:ins w:id="445" w:author="Gregory Koenig" w:date="2019-10-15T12:09:00Z">
        <w:r>
          <w:rPr>
            <w:lang w:val="fr-FR"/>
          </w:rPr>
          <w:br w:type="page"/>
        </w:r>
      </w:ins>
    </w:p>
    <w:p w14:paraId="3272639F" w14:textId="10D24F93" w:rsidR="0001240E" w:rsidRDefault="00CA2585">
      <w:pPr>
        <w:pStyle w:val="Heading2"/>
        <w:rPr>
          <w:ins w:id="446" w:author="Gregory Koenig" w:date="2019-10-15T12:09:00Z"/>
          <w:lang w:val="fr-FR"/>
        </w:rPr>
      </w:pPr>
      <w:bookmarkStart w:id="447" w:name="_Toc22088951"/>
      <w:ins w:id="448" w:author="Gregory Koenig" w:date="2019-10-15T02:18:00Z">
        <w:r>
          <w:rPr>
            <w:lang w:val="fr-FR"/>
          </w:rPr>
          <w:lastRenderedPageBreak/>
          <w:t>Organigramme</w:t>
        </w:r>
      </w:ins>
      <w:bookmarkEnd w:id="447"/>
    </w:p>
    <w:p w14:paraId="2C53CB8A" w14:textId="0F81BB81" w:rsidR="0001240E" w:rsidRDefault="0001240E" w:rsidP="00233A0A">
      <w:pPr>
        <w:pStyle w:val="Content"/>
        <w:jc w:val="both"/>
        <w:rPr>
          <w:ins w:id="449" w:author="Gregory Koenig" w:date="2019-10-15T12:18:00Z"/>
          <w:lang w:val="fr-FR"/>
        </w:rPr>
        <w:pPrChange w:id="450" w:author="Gregory Koenig" w:date="2019-10-15T21:48:00Z">
          <w:pPr>
            <w:pStyle w:val="Content"/>
          </w:pPr>
        </w:pPrChange>
      </w:pPr>
      <w:ins w:id="451" w:author="Gregory Koenig" w:date="2019-10-15T12:10:00Z">
        <w:r w:rsidRPr="0001240E">
          <w:rPr>
            <w:lang w:val="fr-FR"/>
            <w:rPrChange w:id="452" w:author="Gregory Koenig" w:date="2019-10-15T12:10:00Z">
              <w:rPr/>
            </w:rPrChange>
          </w:rPr>
          <w:t>Depuis juin 2016, H</w:t>
        </w:r>
        <w:r>
          <w:rPr>
            <w:lang w:val="fr-FR"/>
          </w:rPr>
          <w:t xml:space="preserve">UMANIS </w:t>
        </w:r>
        <w:r w:rsidRPr="0001240E">
          <w:rPr>
            <w:lang w:val="fr-FR"/>
            <w:rPrChange w:id="453" w:author="Gregory Koenig" w:date="2019-10-15T12:10:00Z">
              <w:rPr/>
            </w:rPrChange>
          </w:rPr>
          <w:t xml:space="preserve">a adopté une nouvelle gouvernance, passant d’un président à </w:t>
        </w:r>
        <w:r>
          <w:rPr>
            <w:lang w:val="fr-FR"/>
          </w:rPr>
          <w:t>treize</w:t>
        </w:r>
        <w:r w:rsidRPr="0001240E">
          <w:rPr>
            <w:lang w:val="fr-FR"/>
            <w:rPrChange w:id="454" w:author="Gregory Koenig" w:date="2019-10-15T12:10:00Z">
              <w:rPr/>
            </w:rPrChange>
          </w:rPr>
          <w:t xml:space="preserve"> co-présidents. Ceux-ci se réunissent chaque début du mois lors d’un comité collégial af</w:t>
        </w:r>
      </w:ins>
      <w:ins w:id="455" w:author="Gregory Koenig" w:date="2019-10-15T12:11:00Z">
        <w:r>
          <w:rPr>
            <w:lang w:val="fr-FR"/>
          </w:rPr>
          <w:t>i</w:t>
        </w:r>
      </w:ins>
      <w:ins w:id="456" w:author="Gregory Koenig" w:date="2019-10-15T12:10:00Z">
        <w:r w:rsidRPr="0001240E">
          <w:rPr>
            <w:lang w:val="fr-FR"/>
            <w:rPrChange w:id="457" w:author="Gregory Koenig" w:date="2019-10-15T12:10:00Z">
              <w:rPr/>
            </w:rPrChange>
          </w:rPr>
          <w:t xml:space="preserve">n de prendre les décisions sur les projets du </w:t>
        </w:r>
      </w:ins>
      <w:ins w:id="458" w:author="Gregory Koenig" w:date="2019-10-15T14:20:00Z">
        <w:r w:rsidR="008F1B67">
          <w:rPr>
            <w:lang w:val="fr-FR"/>
          </w:rPr>
          <w:t>c</w:t>
        </w:r>
      </w:ins>
      <w:ins w:id="459" w:author="Gregory Koenig" w:date="2019-10-15T12:10:00Z">
        <w:r w:rsidRPr="0001240E">
          <w:rPr>
            <w:lang w:val="fr-FR"/>
            <w:rPrChange w:id="460" w:author="Gregory Koenig" w:date="2019-10-15T12:10:00Z">
              <w:rPr/>
            </w:rPrChange>
          </w:rPr>
          <w:t>ollectif. L’objectif de cette gouvernance consiste aussi à consolider l’organisation des groupes de travail (</w:t>
        </w:r>
        <w:proofErr w:type="spellStart"/>
        <w:r w:rsidRPr="0001240E">
          <w:rPr>
            <w:lang w:val="fr-FR"/>
            <w:rPrChange w:id="461" w:author="Gregory Koenig" w:date="2019-10-15T12:10:00Z">
              <w:rPr/>
            </w:rPrChange>
          </w:rPr>
          <w:t>GdT</w:t>
        </w:r>
        <w:proofErr w:type="spellEnd"/>
        <w:r w:rsidRPr="0001240E">
          <w:rPr>
            <w:lang w:val="fr-FR"/>
            <w:rPrChange w:id="462" w:author="Gregory Koenig" w:date="2019-10-15T12:10:00Z">
              <w:rPr/>
            </w:rPrChange>
          </w:rPr>
          <w:t>) qui int</w:t>
        </w:r>
      </w:ins>
      <w:ins w:id="463" w:author="Gregory Koenig" w:date="2019-10-15T12:11:00Z">
        <w:r>
          <w:rPr>
            <w:lang w:val="fr-FR"/>
          </w:rPr>
          <w:t>è</w:t>
        </w:r>
      </w:ins>
      <w:ins w:id="464" w:author="Gregory Koenig" w:date="2019-10-15T12:10:00Z">
        <w:r w:rsidRPr="0001240E">
          <w:rPr>
            <w:lang w:val="fr-FR"/>
            <w:rPrChange w:id="465" w:author="Gregory Koenig" w:date="2019-10-15T12:10:00Z">
              <w:rPr/>
            </w:rPrChange>
          </w:rPr>
          <w:t xml:space="preserve">grent les associations membres à la vie du </w:t>
        </w:r>
      </w:ins>
      <w:ins w:id="466" w:author="Gregory Koenig" w:date="2019-10-15T12:11:00Z">
        <w:r>
          <w:rPr>
            <w:lang w:val="fr-FR"/>
          </w:rPr>
          <w:t>c</w:t>
        </w:r>
      </w:ins>
      <w:ins w:id="467" w:author="Gregory Koenig" w:date="2019-10-15T12:10:00Z">
        <w:r w:rsidRPr="0001240E">
          <w:rPr>
            <w:lang w:val="fr-FR"/>
            <w:rPrChange w:id="468" w:author="Gregory Koenig" w:date="2019-10-15T12:10:00Z">
              <w:rPr/>
            </w:rPrChange>
          </w:rPr>
          <w:t>ollectif et leur donnent ainsi l’opportunité d’être davantage force de proposition.</w:t>
        </w:r>
      </w:ins>
    </w:p>
    <w:p w14:paraId="3CC7334D" w14:textId="5F30504F" w:rsidR="00227564" w:rsidRDefault="00227564" w:rsidP="00233A0A">
      <w:pPr>
        <w:pStyle w:val="Content"/>
        <w:jc w:val="both"/>
        <w:rPr>
          <w:ins w:id="469" w:author="Gregory Koenig" w:date="2019-10-15T12:18:00Z"/>
          <w:lang w:val="fr-FR"/>
        </w:rPr>
        <w:pPrChange w:id="470" w:author="Gregory Koenig" w:date="2019-10-15T21:48:00Z">
          <w:pPr>
            <w:pStyle w:val="Content"/>
          </w:pPr>
        </w:pPrChange>
      </w:pPr>
    </w:p>
    <w:p w14:paraId="413ED580" w14:textId="5FB36D7F" w:rsidR="00227564" w:rsidRDefault="00227564" w:rsidP="00233A0A">
      <w:pPr>
        <w:pStyle w:val="Content"/>
        <w:jc w:val="both"/>
        <w:rPr>
          <w:ins w:id="471" w:author="Gregory Koenig" w:date="2019-10-15T12:11:00Z"/>
          <w:lang w:val="fr-FR"/>
        </w:rPr>
        <w:pPrChange w:id="472" w:author="Gregory Koenig" w:date="2019-10-15T21:48:00Z">
          <w:pPr>
            <w:pStyle w:val="Content"/>
          </w:pPr>
        </w:pPrChange>
      </w:pPr>
      <w:ins w:id="473" w:author="Gregory Koenig" w:date="2019-10-15T12:18:00Z">
        <w:r>
          <w:rPr>
            <w:lang w:val="fr-FR"/>
          </w:rPr>
          <w:t xml:space="preserve">Pour résumé, </w:t>
        </w:r>
      </w:ins>
      <w:ins w:id="474" w:author="Gregory Koenig" w:date="2019-10-15T12:19:00Z">
        <w:r>
          <w:rPr>
            <w:lang w:val="fr-FR"/>
          </w:rPr>
          <w:t>six pôles regroupés par secteur d’</w:t>
        </w:r>
      </w:ins>
      <w:ins w:id="475" w:author="Gregory Koenig" w:date="2019-10-15T12:20:00Z">
        <w:r>
          <w:rPr>
            <w:lang w:val="fr-FR"/>
          </w:rPr>
          <w:t>activités sont placés sous la tutelle d</w:t>
        </w:r>
      </w:ins>
      <w:ins w:id="476" w:author="Gregory Koenig" w:date="2019-10-15T14:29:00Z">
        <w:r w:rsidR="002F5B3C">
          <w:rPr>
            <w:lang w:val="fr-FR"/>
          </w:rPr>
          <w:t>e Caroline Vix,</w:t>
        </w:r>
      </w:ins>
      <w:ins w:id="477" w:author="Gregory Koenig" w:date="2019-10-15T12:20:00Z">
        <w:r>
          <w:rPr>
            <w:lang w:val="fr-FR"/>
          </w:rPr>
          <w:t xml:space="preserve"> accompagnatrice socioprofessionnelle, d</w:t>
        </w:r>
      </w:ins>
      <w:ins w:id="478" w:author="Gregory Koenig" w:date="2019-10-15T14:29:00Z">
        <w:r w:rsidR="002F5B3C">
          <w:rPr>
            <w:lang w:val="fr-FR"/>
          </w:rPr>
          <w:t xml:space="preserve">e Mourad </w:t>
        </w:r>
        <w:proofErr w:type="spellStart"/>
        <w:r w:rsidR="002F5B3C">
          <w:rPr>
            <w:lang w:val="fr-FR"/>
          </w:rPr>
          <w:t>Rahmoune</w:t>
        </w:r>
        <w:proofErr w:type="spellEnd"/>
        <w:r w:rsidR="002F5B3C">
          <w:rPr>
            <w:lang w:val="fr-FR"/>
          </w:rPr>
          <w:t>,</w:t>
        </w:r>
      </w:ins>
      <w:ins w:id="479" w:author="Gregory Koenig" w:date="2019-10-15T12:20:00Z">
        <w:r>
          <w:rPr>
            <w:lang w:val="fr-FR"/>
          </w:rPr>
          <w:t xml:space="preserve"> compt</w:t>
        </w:r>
      </w:ins>
      <w:ins w:id="480" w:author="Gregory Koenig" w:date="2019-10-15T12:21:00Z">
        <w:r>
          <w:rPr>
            <w:lang w:val="fr-FR"/>
          </w:rPr>
          <w:t>able</w:t>
        </w:r>
      </w:ins>
      <w:ins w:id="481" w:author="Gregory Koenig" w:date="2019-10-15T14:29:00Z">
        <w:r w:rsidR="002F5B3C">
          <w:rPr>
            <w:lang w:val="fr-FR"/>
          </w:rPr>
          <w:t>,</w:t>
        </w:r>
      </w:ins>
      <w:ins w:id="482" w:author="Gregory Koenig" w:date="2019-10-15T12:21:00Z">
        <w:r>
          <w:rPr>
            <w:lang w:val="fr-FR"/>
          </w:rPr>
          <w:t xml:space="preserve"> et d</w:t>
        </w:r>
      </w:ins>
      <w:ins w:id="483" w:author="Gregory Koenig" w:date="2019-10-15T14:28:00Z">
        <w:r w:rsidR="008F1B67">
          <w:rPr>
            <w:lang w:val="fr-FR"/>
          </w:rPr>
          <w:t xml:space="preserve">e Kamran </w:t>
        </w:r>
        <w:proofErr w:type="spellStart"/>
        <w:r w:rsidR="008F1B67">
          <w:rPr>
            <w:lang w:val="fr-FR"/>
          </w:rPr>
          <w:t>Yekrangi</w:t>
        </w:r>
        <w:proofErr w:type="spellEnd"/>
        <w:r w:rsidR="008F1B67">
          <w:rPr>
            <w:lang w:val="fr-FR"/>
          </w:rPr>
          <w:t xml:space="preserve">, </w:t>
        </w:r>
      </w:ins>
      <w:ins w:id="484" w:author="Gregory Koenig" w:date="2019-10-15T12:21:00Z">
        <w:r>
          <w:rPr>
            <w:lang w:val="fr-FR"/>
          </w:rPr>
          <w:t>directeur. L’ensemble de la structure est dirigé par le comité collégial. Pour ma part, j’ai été intégré</w:t>
        </w:r>
      </w:ins>
      <w:ins w:id="485" w:author="Gregory Koenig" w:date="2019-10-15T14:19:00Z">
        <w:r w:rsidR="008F1B67">
          <w:rPr>
            <w:lang w:val="fr-FR"/>
          </w:rPr>
          <w:t xml:space="preserve"> </w:t>
        </w:r>
      </w:ins>
      <w:ins w:id="486" w:author="Gregory Koenig" w:date="2019-10-15T12:21:00Z">
        <w:r>
          <w:rPr>
            <w:lang w:val="fr-FR"/>
          </w:rPr>
          <w:t>au sein du pôle digital</w:t>
        </w:r>
      </w:ins>
      <w:ins w:id="487" w:author="Gregory Koenig" w:date="2019-10-15T12:22:00Z">
        <w:r>
          <w:rPr>
            <w:lang w:val="fr-FR"/>
          </w:rPr>
          <w:t xml:space="preserve"> en tant qu’agent technique</w:t>
        </w:r>
      </w:ins>
      <w:ins w:id="488" w:author="Gregory Koenig" w:date="2019-10-15T19:22:00Z">
        <w:r w:rsidR="00F351FD">
          <w:rPr>
            <w:lang w:val="fr-FR"/>
          </w:rPr>
          <w:t xml:space="preserve"> (cf. </w:t>
        </w:r>
      </w:ins>
      <w:ins w:id="489" w:author="Gregory Koenig" w:date="2019-10-15T19:23:00Z">
        <w:r w:rsidR="00F351FD">
          <w:rPr>
            <w:lang w:val="fr-FR"/>
          </w:rPr>
          <w:t>figure 1).</w:t>
        </w:r>
      </w:ins>
    </w:p>
    <w:p w14:paraId="3327DDAB" w14:textId="77777777" w:rsidR="002F5B3C" w:rsidRDefault="002F5B3C">
      <w:pPr>
        <w:spacing w:after="200"/>
        <w:rPr>
          <w:ins w:id="490" w:author="Gregory Koenig" w:date="2019-10-15T14:31:00Z"/>
          <w:b w:val="0"/>
          <w:lang w:val="fr-FR"/>
        </w:rPr>
      </w:pPr>
      <w:ins w:id="491" w:author="Gregory Koenig" w:date="2019-10-15T14:31:00Z">
        <w:r>
          <w:rPr>
            <w:lang w:val="fr-FR"/>
          </w:rPr>
          <w:br w:type="page"/>
        </w:r>
      </w:ins>
    </w:p>
    <w:p w14:paraId="5EBF1ADE" w14:textId="5957A4BC" w:rsidR="008F1B67" w:rsidRDefault="00B56720" w:rsidP="0001240E">
      <w:pPr>
        <w:pStyle w:val="Content"/>
        <w:rPr>
          <w:ins w:id="492" w:author="Gregory Koenig" w:date="2019-10-15T12:11:00Z"/>
          <w:lang w:val="fr-FR"/>
        </w:rPr>
      </w:pPr>
      <w:ins w:id="493" w:author="Gregory Koenig" w:date="2019-10-15T14:40:00Z">
        <w:r>
          <w:rPr>
            <w:noProof/>
            <w:lang w:val="fr-FR"/>
          </w:rPr>
          <w:lastRenderedPageBreak/>
          <mc:AlternateContent>
            <mc:Choice Requires="wps">
              <w:drawing>
                <wp:anchor distT="0" distB="0" distL="114300" distR="114300" simplePos="0" relativeHeight="251728896" behindDoc="0" locked="0" layoutInCell="1" allowOverlap="1" wp14:anchorId="1257A53A" wp14:editId="43CB9C86">
                  <wp:simplePos x="0" y="0"/>
                  <wp:positionH relativeFrom="column">
                    <wp:posOffset>3148330</wp:posOffset>
                  </wp:positionH>
                  <wp:positionV relativeFrom="paragraph">
                    <wp:posOffset>837565</wp:posOffset>
                  </wp:positionV>
                  <wp:extent cx="0" cy="381000"/>
                  <wp:effectExtent l="57150" t="19050" r="76200" b="95250"/>
                  <wp:wrapNone/>
                  <wp:docPr id="207" name="Straight Connector 207"/>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72121C20" id="Straight Connector 207"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47.9pt,65.95pt" to="247.9pt,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" strokecolor="#c19859 [3209]" strokeweight="2pt">
                  <v:shadow on="t" color="black" opacity="28270f" origin=",.5" offset="0"/>
                </v:line>
              </w:pict>
            </mc:Fallback>
          </mc:AlternateContent>
        </w:r>
      </w:ins>
      <w:ins w:id="494" w:author="Gregory Koenig" w:date="2019-10-15T14:19:00Z">
        <w:r w:rsidR="008F1B67">
          <w:rPr>
            <w:noProof/>
            <w:lang w:val="fr-FR"/>
          </w:rPr>
          <mc:AlternateContent>
            <mc:Choice Requires="wps">
              <w:drawing>
                <wp:anchor distT="0" distB="0" distL="114300" distR="114300" simplePos="0" relativeHeight="251700224" behindDoc="0" locked="0" layoutInCell="1" allowOverlap="1" wp14:anchorId="4EEA01A9" wp14:editId="77653041">
                  <wp:simplePos x="787400" y="1111250"/>
                  <wp:positionH relativeFrom="margin">
                    <wp:align>center</wp:align>
                  </wp:positionH>
                  <wp:positionV relativeFrom="margin">
                    <wp:align>top</wp:align>
                  </wp:positionV>
                  <wp:extent cx="6280150" cy="838200"/>
                  <wp:effectExtent l="0" t="0" r="6350" b="0"/>
                  <wp:wrapSquare wrapText="bothSides"/>
                  <wp:docPr id="29" name="Rectangle: Rounded Corners 29"/>
                  <wp:cNvGraphicFramePr/>
                  <a:graphic xmlns:a="http://schemas.openxmlformats.org/drawingml/2006/main">
                    <a:graphicData uri="http://schemas.microsoft.com/office/word/2010/wordprocessingShape">
                      <wps:wsp>
                        <wps:cNvSpPr/>
                        <wps:spPr>
                          <a:xfrm>
                            <a:off x="0" y="0"/>
                            <a:ext cx="6280150" cy="8382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324F4DE" w14:textId="32243D73" w:rsidR="006A20B6" w:rsidRDefault="006A20B6">
                              <w:pPr>
                                <w:jc w:val="center"/>
                                <w:pPrChange w:id="495" w:author="Gregory Koenig" w:date="2019-10-15T14:20:00Z">
                                  <w:pPr/>
                                </w:pPrChange>
                              </w:pPr>
                              <w:proofErr w:type="spellStart"/>
                              <w:ins w:id="496" w:author="Gregory Koenig" w:date="2019-10-15T14:20:00Z">
                                <w:r>
                                  <w:t>Comité</w:t>
                                </w:r>
                                <w:proofErr w:type="spellEnd"/>
                                <w:r>
                                  <w:t xml:space="preserve"> </w:t>
                                </w:r>
                                <w:proofErr w:type="spellStart"/>
                                <w:r>
                                  <w:t>collégiale</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EA01A9" id="Rectangle: Rounded Corners 29" o:spid="_x0000_s1032" style="position:absolute;margin-left:0;margin-top:0;width:494.5pt;height:66pt;z-index:251700224;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" fillcolor="#863 [2153]" stroked="f">
                  <v:fill color2="#d9c19b [1945]" rotate="t" angle="180" colors="0 #8a6833;31457f #c39b5e;1 #dac19b" focus="100%" type="gradient"/>
                  <v:textbox>
                    <w:txbxContent>
                      <w:p w14:paraId="3324F4DE" w14:textId="32243D73" w:rsidR="006A20B6" w:rsidRDefault="006A20B6">
                        <w:pPr>
                          <w:jc w:val="center"/>
                          <w:pPrChange w:id="497" w:author="Gregory Koenig" w:date="2019-10-15T14:20:00Z">
                            <w:pPr/>
                          </w:pPrChange>
                        </w:pPr>
                        <w:proofErr w:type="spellStart"/>
                        <w:ins w:id="498" w:author="Gregory Koenig" w:date="2019-10-15T14:20:00Z">
                          <w:r>
                            <w:t>Comité</w:t>
                          </w:r>
                          <w:proofErr w:type="spellEnd"/>
                          <w:r>
                            <w:t xml:space="preserve"> </w:t>
                          </w:r>
                          <w:proofErr w:type="spellStart"/>
                          <w:r>
                            <w:t>collégiale</w:t>
                          </w:r>
                        </w:ins>
                        <w:proofErr w:type="spellEnd"/>
                      </w:p>
                    </w:txbxContent>
                  </v:textbox>
                  <w10:wrap type="square" anchorx="margin" anchory="margin"/>
                </v:roundrect>
              </w:pict>
            </mc:Fallback>
          </mc:AlternateContent>
        </w:r>
      </w:ins>
    </w:p>
    <w:p w14:paraId="619FBFE9" w14:textId="511F864D" w:rsidR="00B56720" w:rsidRDefault="00754AEC">
      <w:pPr>
        <w:spacing w:after="200"/>
        <w:rPr>
          <w:ins w:id="499" w:author="Gregory Koenig" w:date="2019-10-15T14:42:00Z"/>
          <w:rFonts w:eastAsiaTheme="majorEastAsia" w:cstheme="majorBidi"/>
          <w:b w:val="0"/>
          <w:lang w:val="fr-FR"/>
        </w:rPr>
      </w:pPr>
      <w:ins w:id="500" w:author="Gregory Koenig" w:date="2019-10-15T14:48:00Z">
        <w:r>
          <w:rPr>
            <w:noProof/>
          </w:rPr>
          <mc:AlternateContent>
            <mc:Choice Requires="wps">
              <w:drawing>
                <wp:anchor distT="0" distB="0" distL="114300" distR="114300" simplePos="0" relativeHeight="251735040" behindDoc="0" locked="0" layoutInCell="1" allowOverlap="1" wp14:anchorId="7C233D08" wp14:editId="60299CAF">
                  <wp:simplePos x="0" y="0"/>
                  <wp:positionH relativeFrom="margin">
                    <wp:posOffset>2011680</wp:posOffset>
                  </wp:positionH>
                  <wp:positionV relativeFrom="margin">
                    <wp:posOffset>7521575</wp:posOffset>
                  </wp:positionV>
                  <wp:extent cx="2286000" cy="165100"/>
                  <wp:effectExtent l="0" t="0" r="0" b="6350"/>
                  <wp:wrapSquare wrapText="bothSides"/>
                  <wp:docPr id="210" name="Text Box 210"/>
                  <wp:cNvGraphicFramePr/>
                  <a:graphic xmlns:a="http://schemas.openxmlformats.org/drawingml/2006/main">
                    <a:graphicData uri="http://schemas.microsoft.com/office/word/2010/wordprocessingShape">
                      <wps:wsp>
                        <wps:cNvSpPr txBox="1"/>
                        <wps:spPr>
                          <a:xfrm>
                            <a:off x="0" y="0"/>
                            <a:ext cx="2286000" cy="165100"/>
                          </a:xfrm>
                          <a:prstGeom prst="rect">
                            <a:avLst/>
                          </a:prstGeom>
                          <a:solidFill>
                            <a:prstClr val="white"/>
                          </a:solidFill>
                          <a:ln>
                            <a:noFill/>
                          </a:ln>
                        </wps:spPr>
                        <wps:txbx>
                          <w:txbxContent>
                            <w:p w14:paraId="490CAC1A" w14:textId="361ED598" w:rsidR="006A20B6" w:rsidRPr="00CD5BA2" w:rsidRDefault="006A20B6">
                              <w:pPr>
                                <w:pStyle w:val="Caption"/>
                                <w:jc w:val="center"/>
                                <w:rPr>
                                  <w:rFonts w:eastAsiaTheme="majorEastAsia" w:cstheme="majorBidi"/>
                                  <w:noProof/>
                                  <w:lang w:val="fr-FR"/>
                                </w:rPr>
                                <w:pPrChange w:id="501" w:author="Gregory Koenig" w:date="2019-10-15T14:49:00Z">
                                  <w:pPr>
                                    <w:spacing w:after="200"/>
                                  </w:pPr>
                                </w:pPrChange>
                              </w:pPr>
                              <w:ins w:id="502" w:author="Gregory Koenig" w:date="2019-10-15T14:48:00Z">
                                <w:r>
                                  <w:t xml:space="preserve">Figure </w:t>
                                </w:r>
                              </w:ins>
                              <w:ins w:id="503" w:author="Gregory Koenig" w:date="2019-10-15T14:49:00Z">
                                <w:r>
                                  <w:t>1</w:t>
                                </w:r>
                              </w:ins>
                              <w:ins w:id="504" w:author="Gregory Koenig" w:date="2019-10-15T14:48:00Z">
                                <w:r>
                                  <w:t xml:space="preserve"> </w:t>
                                </w:r>
                              </w:ins>
                              <w:ins w:id="505" w:author="Gregory Koenig" w:date="2019-10-15T14:50:00Z">
                                <w:r>
                                  <w:t xml:space="preserve">- </w:t>
                                </w:r>
                              </w:ins>
                              <w:ins w:id="506" w:author="Gregory Koenig" w:date="2019-10-15T14:48:00Z">
                                <w:r>
                                  <w:t xml:space="preserve">Organigramme </w:t>
                                </w:r>
                                <w:proofErr w:type="spellStart"/>
                                <w:r>
                                  <w:t>simplifié</w:t>
                                </w:r>
                                <w:proofErr w:type="spellEnd"/>
                                <w:r>
                                  <w:t xml:space="preserve"> </w:t>
                                </w:r>
                              </w:ins>
                              <w:proofErr w:type="spellStart"/>
                              <w:ins w:id="507" w:author="Gregory Koenig" w:date="2019-10-15T20:52:00Z">
                                <w:r>
                                  <w:t>d’HUMANIS</w:t>
                                </w:r>
                              </w:ins>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33D08" id="Text Box 210" o:spid="_x0000_s1033" type="#_x0000_t202" style="position:absolute;margin-left:158.4pt;margin-top:592.25pt;width:180pt;height:13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" stroked="f">
                  <v:textbox inset="0,0,0,0">
                    <w:txbxContent>
                      <w:p w14:paraId="490CAC1A" w14:textId="361ED598" w:rsidR="006A20B6" w:rsidRPr="00CD5BA2" w:rsidRDefault="006A20B6">
                        <w:pPr>
                          <w:pStyle w:val="Caption"/>
                          <w:jc w:val="center"/>
                          <w:rPr>
                            <w:rFonts w:eastAsiaTheme="majorEastAsia" w:cstheme="majorBidi"/>
                            <w:noProof/>
                            <w:lang w:val="fr-FR"/>
                          </w:rPr>
                          <w:pPrChange w:id="508" w:author="Gregory Koenig" w:date="2019-10-15T14:49:00Z">
                            <w:pPr>
                              <w:spacing w:after="200"/>
                            </w:pPr>
                          </w:pPrChange>
                        </w:pPr>
                        <w:ins w:id="509" w:author="Gregory Koenig" w:date="2019-10-15T14:48:00Z">
                          <w:r>
                            <w:t xml:space="preserve">Figure </w:t>
                          </w:r>
                        </w:ins>
                        <w:ins w:id="510" w:author="Gregory Koenig" w:date="2019-10-15T14:49:00Z">
                          <w:r>
                            <w:t>1</w:t>
                          </w:r>
                        </w:ins>
                        <w:ins w:id="511" w:author="Gregory Koenig" w:date="2019-10-15T14:48:00Z">
                          <w:r>
                            <w:t xml:space="preserve"> </w:t>
                          </w:r>
                        </w:ins>
                        <w:ins w:id="512" w:author="Gregory Koenig" w:date="2019-10-15T14:50:00Z">
                          <w:r>
                            <w:t xml:space="preserve">- </w:t>
                          </w:r>
                        </w:ins>
                        <w:ins w:id="513" w:author="Gregory Koenig" w:date="2019-10-15T14:48:00Z">
                          <w:r>
                            <w:t xml:space="preserve">Organigramme </w:t>
                          </w:r>
                          <w:proofErr w:type="spellStart"/>
                          <w:r>
                            <w:t>simplifié</w:t>
                          </w:r>
                          <w:proofErr w:type="spellEnd"/>
                          <w:r>
                            <w:t xml:space="preserve"> </w:t>
                          </w:r>
                        </w:ins>
                        <w:proofErr w:type="spellStart"/>
                        <w:ins w:id="514" w:author="Gregory Koenig" w:date="2019-10-15T20:52:00Z">
                          <w:r>
                            <w:t>d’HUMANIS</w:t>
                          </w:r>
                        </w:ins>
                        <w:proofErr w:type="spellEnd"/>
                      </w:p>
                    </w:txbxContent>
                  </v:textbox>
                  <w10:wrap type="square" anchorx="margin" anchory="margin"/>
                </v:shape>
              </w:pict>
            </mc:Fallback>
          </mc:AlternateContent>
        </w:r>
      </w:ins>
      <w:ins w:id="515" w:author="Gregory Koenig" w:date="2019-10-15T14:24:00Z">
        <w:r>
          <w:rPr>
            <w:noProof/>
            <w:lang w:val="fr-FR"/>
          </w:rPr>
          <mc:AlternateContent>
            <mc:Choice Requires="wps">
              <w:drawing>
                <wp:anchor distT="0" distB="0" distL="114300" distR="114300" simplePos="0" relativeHeight="251713536" behindDoc="0" locked="0" layoutInCell="1" allowOverlap="1" wp14:anchorId="4B15D58E" wp14:editId="01DAA8BE">
                  <wp:simplePos x="0" y="0"/>
                  <wp:positionH relativeFrom="column">
                    <wp:posOffset>3459480</wp:posOffset>
                  </wp:positionH>
                  <wp:positionV relativeFrom="paragraph">
                    <wp:posOffset>4312285</wp:posOffset>
                  </wp:positionV>
                  <wp:extent cx="1168400" cy="768350"/>
                  <wp:effectExtent l="0" t="0" r="12700" b="12700"/>
                  <wp:wrapNone/>
                  <wp:docPr id="197" name="Rectangle: Rounded Corners 197"/>
                  <wp:cNvGraphicFramePr/>
                  <a:graphic xmlns:a="http://schemas.openxmlformats.org/drawingml/2006/main">
                    <a:graphicData uri="http://schemas.microsoft.com/office/word/2010/wordprocessingShape">
                      <wps:wsp>
                        <wps:cNvSpPr/>
                        <wps:spPr>
                          <a:xfrm>
                            <a:off x="0" y="0"/>
                            <a:ext cx="1168400" cy="768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A878B7F" w14:textId="243C397B" w:rsidR="006A20B6" w:rsidRDefault="006A20B6">
                              <w:pPr>
                                <w:jc w:val="center"/>
                                <w:pPrChange w:id="516" w:author="Gregory Koenig" w:date="2019-10-15T14:21:00Z">
                                  <w:pPr/>
                                </w:pPrChange>
                              </w:pPr>
                              <w:proofErr w:type="spellStart"/>
                              <w:ins w:id="517" w:author="Gregory Koenig" w:date="2019-10-15T14:25:00Z">
                                <w:r>
                                  <w:t>Pôle</w:t>
                                </w:r>
                                <w:proofErr w:type="spellEnd"/>
                                <w:r>
                                  <w:t xml:space="preserve"> numérique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15D58E" id="Rectangle: Rounded Corners 197" o:spid="_x0000_s1034" style="position:absolute;margin-left:272.4pt;margin-top:339.55pt;width:92pt;height:6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" fillcolor="white [3201]" strokecolor="#c19859 [3209]" strokeweight="2pt">
                  <v:textbox>
                    <w:txbxContent>
                      <w:p w14:paraId="1A878B7F" w14:textId="243C397B" w:rsidR="006A20B6" w:rsidRDefault="006A20B6">
                        <w:pPr>
                          <w:jc w:val="center"/>
                          <w:pPrChange w:id="518" w:author="Gregory Koenig" w:date="2019-10-15T14:21:00Z">
                            <w:pPr/>
                          </w:pPrChange>
                        </w:pPr>
                        <w:proofErr w:type="spellStart"/>
                        <w:ins w:id="519" w:author="Gregory Koenig" w:date="2019-10-15T14:25:00Z">
                          <w:r>
                            <w:t>Pôle</w:t>
                          </w:r>
                          <w:proofErr w:type="spellEnd"/>
                          <w:r>
                            <w:t xml:space="preserve"> numérique</w:t>
                          </w:r>
                        </w:ins>
                      </w:p>
                    </w:txbxContent>
                  </v:textbox>
                </v:roundrect>
              </w:pict>
            </mc:Fallback>
          </mc:AlternateContent>
        </w:r>
      </w:ins>
      <w:ins w:id="520" w:author="Gregory Koenig" w:date="2019-10-15T14:25:00Z">
        <w:r>
          <w:rPr>
            <w:noProof/>
            <w:lang w:val="fr-FR"/>
          </w:rPr>
          <mc:AlternateContent>
            <mc:Choice Requires="wps">
              <w:drawing>
                <wp:anchor distT="0" distB="0" distL="114300" distR="114300" simplePos="0" relativeHeight="251721728" behindDoc="0" locked="0" layoutInCell="1" allowOverlap="1" wp14:anchorId="5C12D9FF" wp14:editId="247A45F6">
                  <wp:simplePos x="0" y="0"/>
                  <wp:positionH relativeFrom="column">
                    <wp:posOffset>4837430</wp:posOffset>
                  </wp:positionH>
                  <wp:positionV relativeFrom="paragraph">
                    <wp:posOffset>4312285</wp:posOffset>
                  </wp:positionV>
                  <wp:extent cx="1168400" cy="768350"/>
                  <wp:effectExtent l="0" t="0" r="12700" b="12700"/>
                  <wp:wrapNone/>
                  <wp:docPr id="201" name="Rectangle: Rounded Corners 201"/>
                  <wp:cNvGraphicFramePr/>
                  <a:graphic xmlns:a="http://schemas.openxmlformats.org/drawingml/2006/main">
                    <a:graphicData uri="http://schemas.microsoft.com/office/word/2010/wordprocessingShape">
                      <wps:wsp>
                        <wps:cNvSpPr/>
                        <wps:spPr>
                          <a:xfrm>
                            <a:off x="0" y="0"/>
                            <a:ext cx="1168400" cy="768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B55CE01" w14:textId="2871ADA6" w:rsidR="006A20B6" w:rsidRDefault="006A20B6">
                              <w:pPr>
                                <w:jc w:val="center"/>
                                <w:pPrChange w:id="521" w:author="Gregory Koenig" w:date="2019-10-15T14:21:00Z">
                                  <w:pPr/>
                                </w:pPrChange>
                              </w:pPr>
                              <w:proofErr w:type="spellStart"/>
                              <w:ins w:id="522" w:author="Gregory Koenig" w:date="2019-10-15T14:25:00Z">
                                <w:r>
                                  <w:t>Pôle</w:t>
                                </w:r>
                                <w:proofErr w:type="spellEnd"/>
                                <w:r>
                                  <w:t xml:space="preserve"> digital</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12D9FF" id="Rectangle: Rounded Corners 201" o:spid="_x0000_s1035" style="position:absolute;margin-left:380.9pt;margin-top:339.55pt;width:92pt;height:6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" fillcolor="white [3201]" strokecolor="#c19859 [3209]" strokeweight="2pt">
                  <v:textbox>
                    <w:txbxContent>
                      <w:p w14:paraId="2B55CE01" w14:textId="2871ADA6" w:rsidR="006A20B6" w:rsidRDefault="006A20B6">
                        <w:pPr>
                          <w:jc w:val="center"/>
                          <w:pPrChange w:id="523" w:author="Gregory Koenig" w:date="2019-10-15T14:21:00Z">
                            <w:pPr/>
                          </w:pPrChange>
                        </w:pPr>
                        <w:proofErr w:type="spellStart"/>
                        <w:ins w:id="524" w:author="Gregory Koenig" w:date="2019-10-15T14:25:00Z">
                          <w:r>
                            <w:t>Pôle</w:t>
                          </w:r>
                          <w:proofErr w:type="spellEnd"/>
                          <w:r>
                            <w:t xml:space="preserve"> digital</w:t>
                          </w:r>
                        </w:ins>
                      </w:p>
                    </w:txbxContent>
                  </v:textbox>
                </v:roundrect>
              </w:pict>
            </mc:Fallback>
          </mc:AlternateContent>
        </w:r>
        <w:r>
          <w:rPr>
            <w:noProof/>
            <w:lang w:val="fr-FR"/>
          </w:rPr>
          <mc:AlternateContent>
            <mc:Choice Requires="wps">
              <w:drawing>
                <wp:anchor distT="0" distB="0" distL="114300" distR="114300" simplePos="0" relativeHeight="251723776" behindDoc="0" locked="0" layoutInCell="1" allowOverlap="1" wp14:anchorId="729A6160" wp14:editId="585A8A58">
                  <wp:simplePos x="0" y="0"/>
                  <wp:positionH relativeFrom="column">
                    <wp:posOffset>3726180</wp:posOffset>
                  </wp:positionH>
                  <wp:positionV relativeFrom="paragraph">
                    <wp:posOffset>5248910</wp:posOffset>
                  </wp:positionV>
                  <wp:extent cx="1968500" cy="673100"/>
                  <wp:effectExtent l="0" t="0" r="12700" b="12700"/>
                  <wp:wrapNone/>
                  <wp:docPr id="202" name="Rectangle: Rounded Corners 202"/>
                  <wp:cNvGraphicFramePr/>
                  <a:graphic xmlns:a="http://schemas.openxmlformats.org/drawingml/2006/main">
                    <a:graphicData uri="http://schemas.microsoft.com/office/word/2010/wordprocessingShape">
                      <wps:wsp>
                        <wps:cNvSpPr/>
                        <wps:spPr>
                          <a:xfrm>
                            <a:off x="0" y="0"/>
                            <a:ext cx="1968500" cy="6731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A98EC46" w14:textId="748E261A" w:rsidR="006A20B6" w:rsidRDefault="006A20B6">
                              <w:pPr>
                                <w:jc w:val="center"/>
                                <w:pPrChange w:id="525" w:author="Gregory Koenig" w:date="2019-10-15T14:21:00Z">
                                  <w:pPr/>
                                </w:pPrChange>
                              </w:pPr>
                              <w:proofErr w:type="spellStart"/>
                              <w:ins w:id="526" w:author="Gregory Koenig" w:date="2019-10-15T14:25:00Z">
                                <w:r>
                                  <w:t>Pôle</w:t>
                                </w:r>
                                <w:proofErr w:type="spellEnd"/>
                                <w:r>
                                  <w:t xml:space="preserve"> </w:t>
                                </w:r>
                                <w:proofErr w:type="spellStart"/>
                                <w:r>
                                  <w:t>revalorisation</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A6160" id="Rectangle: Rounded Corners 202" o:spid="_x0000_s1036" style="position:absolute;margin-left:293.4pt;margin-top:413.3pt;width:155pt;height:5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" fillcolor="white [3201]" strokecolor="#c19859 [3209]" strokeweight="2pt">
                  <v:textbox>
                    <w:txbxContent>
                      <w:p w14:paraId="4A98EC46" w14:textId="748E261A" w:rsidR="006A20B6" w:rsidRDefault="006A20B6">
                        <w:pPr>
                          <w:jc w:val="center"/>
                          <w:pPrChange w:id="527" w:author="Gregory Koenig" w:date="2019-10-15T14:21:00Z">
                            <w:pPr/>
                          </w:pPrChange>
                        </w:pPr>
                        <w:proofErr w:type="spellStart"/>
                        <w:ins w:id="528" w:author="Gregory Koenig" w:date="2019-10-15T14:25:00Z">
                          <w:r>
                            <w:t>Pôle</w:t>
                          </w:r>
                          <w:proofErr w:type="spellEnd"/>
                          <w:r>
                            <w:t xml:space="preserve"> </w:t>
                          </w:r>
                          <w:proofErr w:type="spellStart"/>
                          <w:r>
                            <w:t>revalorisation</w:t>
                          </w:r>
                        </w:ins>
                        <w:proofErr w:type="spellEnd"/>
                      </w:p>
                    </w:txbxContent>
                  </v:textbox>
                </v:roundrect>
              </w:pict>
            </mc:Fallback>
          </mc:AlternateContent>
        </w:r>
      </w:ins>
      <w:ins w:id="529" w:author="Gregory Koenig" w:date="2019-10-15T14:22:00Z">
        <w:r>
          <w:rPr>
            <w:noProof/>
            <w:lang w:val="fr-FR"/>
          </w:rPr>
          <mc:AlternateContent>
            <mc:Choice Requires="wps">
              <w:drawing>
                <wp:anchor distT="0" distB="0" distL="114300" distR="114300" simplePos="0" relativeHeight="251711488" behindDoc="0" locked="0" layoutInCell="1" allowOverlap="1" wp14:anchorId="2235596D" wp14:editId="1A235402">
                  <wp:simplePos x="0" y="0"/>
                  <wp:positionH relativeFrom="margin">
                    <wp:posOffset>3224530</wp:posOffset>
                  </wp:positionH>
                  <wp:positionV relativeFrom="margin">
                    <wp:posOffset>4406265</wp:posOffset>
                  </wp:positionV>
                  <wp:extent cx="3009900" cy="2794000"/>
                  <wp:effectExtent l="57150" t="38100" r="76200" b="101600"/>
                  <wp:wrapSquare wrapText="bothSides"/>
                  <wp:docPr id="196" name="Rectangle: Rounded Corners 196"/>
                  <wp:cNvGraphicFramePr/>
                  <a:graphic xmlns:a="http://schemas.openxmlformats.org/drawingml/2006/main">
                    <a:graphicData uri="http://schemas.microsoft.com/office/word/2010/wordprocessingShape">
                      <wps:wsp>
                        <wps:cNvSpPr/>
                        <wps:spPr>
                          <a:xfrm>
                            <a:off x="0" y="0"/>
                            <a:ext cx="3009900" cy="27940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0AD0907" w14:textId="193F0FE2" w:rsidR="006A20B6" w:rsidRDefault="006A20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35596D" id="Rectangle: Rounded Corners 196" o:spid="_x0000_s1037" style="position:absolute;margin-left:253.9pt;margin-top:346.95pt;width:237pt;height:22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" fillcolor="#d6bc93 [2105]" strokecolor="#c19859 [3209]" strokeweight="1pt">
                  <v:fill color2="#f8f4ee [345]" rotate="t" angle="180" colors="0 #e1c5a5;9830f #e9d4bd;1 #fbf7f4" focus="100%" type="gradient"/>
                  <v:shadow on="t" color="black" opacity="28270f" origin=",.5" offset="0"/>
                  <v:textbox>
                    <w:txbxContent>
                      <w:p w14:paraId="20AD0907" w14:textId="193F0FE2" w:rsidR="006A20B6" w:rsidRDefault="006A20B6"/>
                    </w:txbxContent>
                  </v:textbox>
                  <w10:wrap type="square" anchorx="margin" anchory="margin"/>
                </v:roundrect>
              </w:pict>
            </mc:Fallback>
          </mc:AlternateContent>
        </w:r>
      </w:ins>
      <w:ins w:id="530" w:author="Gregory Koenig" w:date="2019-10-15T14:41:00Z">
        <w:r w:rsidRPr="00B56720">
          <w:rPr>
            <w:rFonts w:eastAsiaTheme="majorEastAsia" w:cstheme="majorBidi"/>
            <w:noProof/>
            <w:lang w:val="fr-FR"/>
          </w:rPr>
          <mc:AlternateContent>
            <mc:Choice Requires="wps">
              <w:drawing>
                <wp:anchor distT="45720" distB="45720" distL="114300" distR="114300" simplePos="0" relativeHeight="251732992" behindDoc="0" locked="0" layoutInCell="1" allowOverlap="1" wp14:anchorId="195F2847" wp14:editId="42DDFCFA">
                  <wp:simplePos x="0" y="0"/>
                  <wp:positionH relativeFrom="column">
                    <wp:posOffset>3751580</wp:posOffset>
                  </wp:positionH>
                  <wp:positionV relativeFrom="paragraph">
                    <wp:posOffset>3604260</wp:posOffset>
                  </wp:positionV>
                  <wp:extent cx="1943100" cy="140462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404620"/>
                          </a:xfrm>
                          <a:prstGeom prst="rect">
                            <a:avLst/>
                          </a:prstGeom>
                          <a:noFill/>
                          <a:ln w="9525">
                            <a:noFill/>
                            <a:miter lim="800000"/>
                            <a:headEnd/>
                            <a:tailEnd/>
                          </a:ln>
                        </wps:spPr>
                        <wps:txbx>
                          <w:txbxContent>
                            <w:p w14:paraId="251C7482" w14:textId="50C1C589" w:rsidR="006A20B6" w:rsidRDefault="006A20B6" w:rsidP="00B56720">
                              <w:proofErr w:type="spellStart"/>
                              <w:ins w:id="531" w:author="Gregory Koenig" w:date="2019-10-15T14:40:00Z">
                                <w:r>
                                  <w:t>Activités</w:t>
                                </w:r>
                                <w:proofErr w:type="spellEnd"/>
                                <w:r>
                                  <w:t xml:space="preserve"> </w:t>
                                </w:r>
                              </w:ins>
                              <w:proofErr w:type="spellStart"/>
                              <w:ins w:id="532" w:author="Gregory Koenig" w:date="2019-10-15T14:41:00Z">
                                <w:r>
                                  <w:t>informatiques</w:t>
                                </w:r>
                              </w:ins>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5F2847" id="_x0000_s1038" type="#_x0000_t202" style="position:absolute;margin-left:295.4pt;margin-top:283.8pt;width:153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" filled="f" stroked="f">
                  <v:textbox style="mso-fit-shape-to-text:t">
                    <w:txbxContent>
                      <w:p w14:paraId="251C7482" w14:textId="50C1C589" w:rsidR="006A20B6" w:rsidRDefault="006A20B6" w:rsidP="00B56720">
                        <w:proofErr w:type="spellStart"/>
                        <w:ins w:id="533" w:author="Gregory Koenig" w:date="2019-10-15T14:40:00Z">
                          <w:r>
                            <w:t>Activités</w:t>
                          </w:r>
                          <w:proofErr w:type="spellEnd"/>
                          <w:r>
                            <w:t xml:space="preserve"> </w:t>
                          </w:r>
                        </w:ins>
                        <w:proofErr w:type="spellStart"/>
                        <w:ins w:id="534" w:author="Gregory Koenig" w:date="2019-10-15T14:41:00Z">
                          <w:r>
                            <w:t>informatiques</w:t>
                          </w:r>
                        </w:ins>
                        <w:proofErr w:type="spellEnd"/>
                      </w:p>
                    </w:txbxContent>
                  </v:textbox>
                  <w10:wrap type="square"/>
                </v:shape>
              </w:pict>
            </mc:Fallback>
          </mc:AlternateContent>
        </w:r>
      </w:ins>
      <w:ins w:id="535" w:author="Gregory Koenig" w:date="2019-10-15T14:40:00Z">
        <w:r w:rsidRPr="00B56720">
          <w:rPr>
            <w:rFonts w:eastAsiaTheme="majorEastAsia" w:cstheme="majorBidi"/>
            <w:noProof/>
            <w:lang w:val="fr-FR"/>
          </w:rPr>
          <mc:AlternateContent>
            <mc:Choice Requires="wps">
              <w:drawing>
                <wp:anchor distT="45720" distB="45720" distL="114300" distR="114300" simplePos="0" relativeHeight="251730944" behindDoc="0" locked="0" layoutInCell="1" allowOverlap="1" wp14:anchorId="2E6FDCDF" wp14:editId="1A50F600">
                  <wp:simplePos x="0" y="0"/>
                  <wp:positionH relativeFrom="column">
                    <wp:posOffset>697230</wp:posOffset>
                  </wp:positionH>
                  <wp:positionV relativeFrom="paragraph">
                    <wp:posOffset>3604260</wp:posOffset>
                  </wp:positionV>
                  <wp:extent cx="1682750" cy="14046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1404620"/>
                          </a:xfrm>
                          <a:prstGeom prst="rect">
                            <a:avLst/>
                          </a:prstGeom>
                          <a:noFill/>
                          <a:ln w="9525">
                            <a:noFill/>
                            <a:miter lim="800000"/>
                            <a:headEnd/>
                            <a:tailEnd/>
                          </a:ln>
                        </wps:spPr>
                        <wps:txbx>
                          <w:txbxContent>
                            <w:p w14:paraId="149AA856" w14:textId="67EE446A" w:rsidR="006A20B6" w:rsidRDefault="006A20B6">
                              <w:proofErr w:type="spellStart"/>
                              <w:ins w:id="536" w:author="Gregory Koenig" w:date="2019-10-15T14:40:00Z">
                                <w:r>
                                  <w:t>Activités</w:t>
                                </w:r>
                                <w:proofErr w:type="spellEnd"/>
                                <w:r>
                                  <w:t xml:space="preserve"> </w:t>
                                </w:r>
                                <w:proofErr w:type="spellStart"/>
                                <w:r>
                                  <w:t>logistiques</w:t>
                                </w:r>
                              </w:ins>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6FDCDF" id="_x0000_s1039" type="#_x0000_t202" style="position:absolute;margin-left:54.9pt;margin-top:283.8pt;width:132.5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" filled="f" stroked="f">
                  <v:textbox style="mso-fit-shape-to-text:t">
                    <w:txbxContent>
                      <w:p w14:paraId="149AA856" w14:textId="67EE446A" w:rsidR="006A20B6" w:rsidRDefault="006A20B6">
                        <w:proofErr w:type="spellStart"/>
                        <w:ins w:id="537" w:author="Gregory Koenig" w:date="2019-10-15T14:40:00Z">
                          <w:r>
                            <w:t>Activités</w:t>
                          </w:r>
                          <w:proofErr w:type="spellEnd"/>
                          <w:r>
                            <w:t xml:space="preserve"> </w:t>
                          </w:r>
                          <w:proofErr w:type="spellStart"/>
                          <w:r>
                            <w:t>logistiques</w:t>
                          </w:r>
                        </w:ins>
                        <w:proofErr w:type="spellEnd"/>
                      </w:p>
                    </w:txbxContent>
                  </v:textbox>
                  <w10:wrap type="square"/>
                </v:shape>
              </w:pict>
            </mc:Fallback>
          </mc:AlternateContent>
        </w:r>
      </w:ins>
      <w:ins w:id="538" w:author="Gregory Koenig" w:date="2019-10-15T14:22:00Z">
        <w:r>
          <w:rPr>
            <w:noProof/>
            <w:lang w:val="fr-FR"/>
          </w:rPr>
          <mc:AlternateContent>
            <mc:Choice Requires="wps">
              <w:drawing>
                <wp:anchor distT="0" distB="0" distL="114300" distR="114300" simplePos="0" relativeHeight="251707392" behindDoc="0" locked="0" layoutInCell="1" allowOverlap="1" wp14:anchorId="1A849FEE" wp14:editId="2EFA0ACF">
                  <wp:simplePos x="0" y="0"/>
                  <wp:positionH relativeFrom="margin">
                    <wp:posOffset>55880</wp:posOffset>
                  </wp:positionH>
                  <wp:positionV relativeFrom="margin">
                    <wp:posOffset>4406265</wp:posOffset>
                  </wp:positionV>
                  <wp:extent cx="3009900" cy="2755900"/>
                  <wp:effectExtent l="57150" t="38100" r="76200" b="101600"/>
                  <wp:wrapSquare wrapText="bothSides"/>
                  <wp:docPr id="194" name="Rectangle: Rounded Corners 194"/>
                  <wp:cNvGraphicFramePr/>
                  <a:graphic xmlns:a="http://schemas.openxmlformats.org/drawingml/2006/main">
                    <a:graphicData uri="http://schemas.microsoft.com/office/word/2010/wordprocessingShape">
                      <wps:wsp>
                        <wps:cNvSpPr/>
                        <wps:spPr>
                          <a:xfrm>
                            <a:off x="0" y="0"/>
                            <a:ext cx="3009900" cy="27559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C18E10F" w14:textId="235C0FA6" w:rsidR="006A20B6" w:rsidRDefault="006A20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849FEE" id="Rectangle: Rounded Corners 194" o:spid="_x0000_s1040" style="position:absolute;margin-left:4.4pt;margin-top:346.95pt;width:237pt;height:21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" fillcolor="#d6bc93 [2105]" strokecolor="#c19859 [3209]" strokeweight="1pt">
                  <v:fill color2="#f8f4ee [345]" rotate="t" angle="180" colors="0 #e1c5a5;9830f #e9d4bd;1 #fbf7f4" focus="100%" type="gradient"/>
                  <v:shadow on="t" color="black" opacity="28270f" origin=",.5" offset="0"/>
                  <v:textbox>
                    <w:txbxContent>
                      <w:p w14:paraId="7C18E10F" w14:textId="235C0FA6" w:rsidR="006A20B6" w:rsidRDefault="006A20B6"/>
                    </w:txbxContent>
                  </v:textbox>
                  <w10:wrap type="square" anchorx="margin" anchory="margin"/>
                </v:roundrect>
              </w:pict>
            </mc:Fallback>
          </mc:AlternateContent>
        </w:r>
      </w:ins>
      <w:ins w:id="539" w:author="Gregory Koenig" w:date="2019-10-15T14:24:00Z">
        <w:r>
          <w:rPr>
            <w:noProof/>
            <w:lang w:val="fr-FR"/>
          </w:rPr>
          <mc:AlternateContent>
            <mc:Choice Requires="wps">
              <w:drawing>
                <wp:anchor distT="0" distB="0" distL="114300" distR="114300" simplePos="0" relativeHeight="251717632" behindDoc="0" locked="0" layoutInCell="1" allowOverlap="1" wp14:anchorId="11FCB253" wp14:editId="497D7280">
                  <wp:simplePos x="0" y="0"/>
                  <wp:positionH relativeFrom="column">
                    <wp:posOffset>1484630</wp:posOffset>
                  </wp:positionH>
                  <wp:positionV relativeFrom="paragraph">
                    <wp:posOffset>4321810</wp:posOffset>
                  </wp:positionV>
                  <wp:extent cx="1358900" cy="723900"/>
                  <wp:effectExtent l="0" t="0" r="12700" b="19050"/>
                  <wp:wrapNone/>
                  <wp:docPr id="199" name="Rectangle: Rounded Corners 199"/>
                  <wp:cNvGraphicFramePr/>
                  <a:graphic xmlns:a="http://schemas.openxmlformats.org/drawingml/2006/main">
                    <a:graphicData uri="http://schemas.microsoft.com/office/word/2010/wordprocessingShape">
                      <wps:wsp>
                        <wps:cNvSpPr/>
                        <wps:spPr>
                          <a:xfrm>
                            <a:off x="0" y="0"/>
                            <a:ext cx="1358900" cy="723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166509" w14:textId="4CAEB3EF" w:rsidR="006A20B6" w:rsidRDefault="006A20B6">
                              <w:pPr>
                                <w:jc w:val="center"/>
                                <w:pPrChange w:id="540" w:author="Gregory Koenig" w:date="2019-10-15T14:21:00Z">
                                  <w:pPr/>
                                </w:pPrChange>
                              </w:pPr>
                              <w:proofErr w:type="spellStart"/>
                              <w:ins w:id="541" w:author="Gregory Koenig" w:date="2019-10-15T14:24:00Z">
                                <w:r>
                                  <w:t>Pôle</w:t>
                                </w:r>
                                <w:proofErr w:type="spellEnd"/>
                                <w:r>
                                  <w:t xml:space="preserve"> </w:t>
                                </w:r>
                                <w:proofErr w:type="spellStart"/>
                                <w:r>
                                  <w:t>évènementiel</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FCB253" id="Rectangle: Rounded Corners 199" o:spid="_x0000_s1041" style="position:absolute;margin-left:116.9pt;margin-top:340.3pt;width:107pt;height:57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" fillcolor="white [3201]" strokecolor="#c19859 [3209]" strokeweight="2pt">
                  <v:textbox>
                    <w:txbxContent>
                      <w:p w14:paraId="27166509" w14:textId="4CAEB3EF" w:rsidR="006A20B6" w:rsidRDefault="006A20B6">
                        <w:pPr>
                          <w:jc w:val="center"/>
                          <w:pPrChange w:id="542" w:author="Gregory Koenig" w:date="2019-10-15T14:21:00Z">
                            <w:pPr/>
                          </w:pPrChange>
                        </w:pPr>
                        <w:proofErr w:type="spellStart"/>
                        <w:ins w:id="543" w:author="Gregory Koenig" w:date="2019-10-15T14:24:00Z">
                          <w:r>
                            <w:t>Pôle</w:t>
                          </w:r>
                          <w:proofErr w:type="spellEnd"/>
                          <w:r>
                            <w:t xml:space="preserve"> </w:t>
                          </w:r>
                          <w:proofErr w:type="spellStart"/>
                          <w:r>
                            <w:t>évènementiel</w:t>
                          </w:r>
                        </w:ins>
                        <w:proofErr w:type="spellEnd"/>
                      </w:p>
                    </w:txbxContent>
                  </v:textbox>
                </v:roundrect>
              </w:pict>
            </mc:Fallback>
          </mc:AlternateContent>
        </w:r>
        <w:r>
          <w:rPr>
            <w:noProof/>
            <w:lang w:val="fr-FR"/>
          </w:rPr>
          <mc:AlternateContent>
            <mc:Choice Requires="wps">
              <w:drawing>
                <wp:anchor distT="0" distB="0" distL="114300" distR="114300" simplePos="0" relativeHeight="251715584" behindDoc="0" locked="0" layoutInCell="1" allowOverlap="1" wp14:anchorId="44BD0812" wp14:editId="6C9E8764">
                  <wp:simplePos x="0" y="0"/>
                  <wp:positionH relativeFrom="column">
                    <wp:posOffset>601980</wp:posOffset>
                  </wp:positionH>
                  <wp:positionV relativeFrom="paragraph">
                    <wp:posOffset>5239385</wp:posOffset>
                  </wp:positionV>
                  <wp:extent cx="1943100" cy="673100"/>
                  <wp:effectExtent l="0" t="0" r="19050" b="12700"/>
                  <wp:wrapNone/>
                  <wp:docPr id="198" name="Rectangle: Rounded Corners 198"/>
                  <wp:cNvGraphicFramePr/>
                  <a:graphic xmlns:a="http://schemas.openxmlformats.org/drawingml/2006/main">
                    <a:graphicData uri="http://schemas.microsoft.com/office/word/2010/wordprocessingShape">
                      <wps:wsp>
                        <wps:cNvSpPr/>
                        <wps:spPr>
                          <a:xfrm>
                            <a:off x="0" y="0"/>
                            <a:ext cx="1943100" cy="6731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493EEE6" w14:textId="7CE483AE" w:rsidR="006A20B6" w:rsidRDefault="006A20B6">
                              <w:pPr>
                                <w:jc w:val="center"/>
                                <w:pPrChange w:id="544" w:author="Gregory Koenig" w:date="2019-10-15T14:21:00Z">
                                  <w:pPr/>
                                </w:pPrChange>
                              </w:pPr>
                              <w:proofErr w:type="spellStart"/>
                              <w:ins w:id="545" w:author="Gregory Koenig" w:date="2019-10-15T14:24:00Z">
                                <w:r>
                                  <w:t>Pôle</w:t>
                                </w:r>
                                <w:proofErr w:type="spellEnd"/>
                                <w:r>
                                  <w:t xml:space="preserve"> manutention</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D0812" id="Rectangle: Rounded Corners 198" o:spid="_x0000_s1042" style="position:absolute;margin-left:47.4pt;margin-top:412.55pt;width:153pt;height: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" fillcolor="white [3201]" strokecolor="#c19859 [3209]" strokeweight="2pt">
                  <v:textbox>
                    <w:txbxContent>
                      <w:p w14:paraId="5493EEE6" w14:textId="7CE483AE" w:rsidR="006A20B6" w:rsidRDefault="006A20B6">
                        <w:pPr>
                          <w:jc w:val="center"/>
                          <w:pPrChange w:id="546" w:author="Gregory Koenig" w:date="2019-10-15T14:21:00Z">
                            <w:pPr/>
                          </w:pPrChange>
                        </w:pPr>
                        <w:proofErr w:type="spellStart"/>
                        <w:ins w:id="547" w:author="Gregory Koenig" w:date="2019-10-15T14:24:00Z">
                          <w:r>
                            <w:t>Pôle</w:t>
                          </w:r>
                          <w:proofErr w:type="spellEnd"/>
                          <w:r>
                            <w:t xml:space="preserve"> manutention</w:t>
                          </w:r>
                        </w:ins>
                      </w:p>
                    </w:txbxContent>
                  </v:textbox>
                </v:roundrect>
              </w:pict>
            </mc:Fallback>
          </mc:AlternateContent>
        </w:r>
        <w:r>
          <w:rPr>
            <w:noProof/>
            <w:lang w:val="fr-FR"/>
          </w:rPr>
          <mc:AlternateContent>
            <mc:Choice Requires="wps">
              <w:drawing>
                <wp:anchor distT="0" distB="0" distL="114300" distR="114300" simplePos="0" relativeHeight="251719680" behindDoc="0" locked="0" layoutInCell="1" allowOverlap="1" wp14:anchorId="68D429B9" wp14:editId="18BD00F1">
                  <wp:simplePos x="0" y="0"/>
                  <wp:positionH relativeFrom="column">
                    <wp:posOffset>220980</wp:posOffset>
                  </wp:positionH>
                  <wp:positionV relativeFrom="paragraph">
                    <wp:posOffset>4331335</wp:posOffset>
                  </wp:positionV>
                  <wp:extent cx="984250" cy="679450"/>
                  <wp:effectExtent l="0" t="0" r="25400" b="25400"/>
                  <wp:wrapNone/>
                  <wp:docPr id="200" name="Rectangle: Rounded Corners 200"/>
                  <wp:cNvGraphicFramePr/>
                  <a:graphic xmlns:a="http://schemas.openxmlformats.org/drawingml/2006/main">
                    <a:graphicData uri="http://schemas.microsoft.com/office/word/2010/wordprocessingShape">
                      <wps:wsp>
                        <wps:cNvSpPr/>
                        <wps:spPr>
                          <a:xfrm>
                            <a:off x="0" y="0"/>
                            <a:ext cx="984250" cy="6794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0DC737D" w14:textId="75F086F2" w:rsidR="006A20B6" w:rsidRDefault="006A20B6">
                              <w:pPr>
                                <w:jc w:val="center"/>
                                <w:pPrChange w:id="548" w:author="Gregory Koenig" w:date="2019-10-15T14:21:00Z">
                                  <w:pPr/>
                                </w:pPrChange>
                              </w:pPr>
                              <w:proofErr w:type="spellStart"/>
                              <w:ins w:id="549" w:author="Gregory Koenig" w:date="2019-10-15T14:24:00Z">
                                <w:r>
                                  <w:t>Pôle</w:t>
                                </w:r>
                                <w:proofErr w:type="spellEnd"/>
                                <w:r>
                                  <w:t xml:space="preserve"> service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D429B9" id="Rectangle: Rounded Corners 200" o:spid="_x0000_s1043" style="position:absolute;margin-left:17.4pt;margin-top:341.05pt;width:77.5pt;height:5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" fillcolor="white [3201]" strokecolor="#c19859 [3209]" strokeweight="2pt">
                  <v:textbox>
                    <w:txbxContent>
                      <w:p w14:paraId="40DC737D" w14:textId="75F086F2" w:rsidR="006A20B6" w:rsidRDefault="006A20B6">
                        <w:pPr>
                          <w:jc w:val="center"/>
                          <w:pPrChange w:id="550" w:author="Gregory Koenig" w:date="2019-10-15T14:21:00Z">
                            <w:pPr/>
                          </w:pPrChange>
                        </w:pPr>
                        <w:proofErr w:type="spellStart"/>
                        <w:ins w:id="551" w:author="Gregory Koenig" w:date="2019-10-15T14:24:00Z">
                          <w:r>
                            <w:t>Pôle</w:t>
                          </w:r>
                          <w:proofErr w:type="spellEnd"/>
                          <w:r>
                            <w:t xml:space="preserve"> service</w:t>
                          </w:r>
                        </w:ins>
                      </w:p>
                    </w:txbxContent>
                  </v:textbox>
                </v:roundrect>
              </w:pict>
            </mc:Fallback>
          </mc:AlternateContent>
        </w:r>
      </w:ins>
      <w:ins w:id="552" w:author="Gregory Koenig" w:date="2019-10-15T14:39:00Z">
        <w:r>
          <w:rPr>
            <w:noProof/>
            <w:lang w:val="fr-FR"/>
          </w:rPr>
          <mc:AlternateContent>
            <mc:Choice Requires="wps">
              <w:drawing>
                <wp:anchor distT="0" distB="0" distL="114300" distR="114300" simplePos="0" relativeHeight="251727872" behindDoc="0" locked="0" layoutInCell="1" allowOverlap="1" wp14:anchorId="5A01CD6D" wp14:editId="25D9C989">
                  <wp:simplePos x="0" y="0"/>
                  <wp:positionH relativeFrom="column">
                    <wp:posOffset>3148330</wp:posOffset>
                  </wp:positionH>
                  <wp:positionV relativeFrom="paragraph">
                    <wp:posOffset>2467610</wp:posOffset>
                  </wp:positionV>
                  <wp:extent cx="1562100" cy="850900"/>
                  <wp:effectExtent l="57150" t="38100" r="76200" b="101600"/>
                  <wp:wrapNone/>
                  <wp:docPr id="206" name="Straight Connector 206"/>
                  <wp:cNvGraphicFramePr/>
                  <a:graphic xmlns:a="http://schemas.openxmlformats.org/drawingml/2006/main">
                    <a:graphicData uri="http://schemas.microsoft.com/office/word/2010/wordprocessingShape">
                      <wps:wsp>
                        <wps:cNvCnPr/>
                        <wps:spPr>
                          <a:xfrm>
                            <a:off x="0" y="0"/>
                            <a:ext cx="1562100" cy="8509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0824AE9D" id="Straight Connector 206"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47.9pt,194.3pt" to="370.9pt,2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" strokecolor="#9f2936 [3205]" strokeweight="2pt">
                  <v:shadow on="t" color="black" opacity="28270f" origin=",.5" offset="0"/>
                </v:line>
              </w:pict>
            </mc:Fallback>
          </mc:AlternateContent>
        </w:r>
      </w:ins>
      <w:ins w:id="553" w:author="Gregory Koenig" w:date="2019-10-15T14:38:00Z">
        <w:r>
          <w:rPr>
            <w:noProof/>
            <w:lang w:val="fr-FR"/>
          </w:rPr>
          <mc:AlternateContent>
            <mc:Choice Requires="wps">
              <w:drawing>
                <wp:anchor distT="0" distB="0" distL="114300" distR="114300" simplePos="0" relativeHeight="251726848" behindDoc="0" locked="0" layoutInCell="1" allowOverlap="1" wp14:anchorId="57526289" wp14:editId="2F155826">
                  <wp:simplePos x="0" y="0"/>
                  <wp:positionH relativeFrom="column">
                    <wp:posOffset>1522730</wp:posOffset>
                  </wp:positionH>
                  <wp:positionV relativeFrom="paragraph">
                    <wp:posOffset>2467610</wp:posOffset>
                  </wp:positionV>
                  <wp:extent cx="1625600" cy="850900"/>
                  <wp:effectExtent l="57150" t="38100" r="69850" b="101600"/>
                  <wp:wrapNone/>
                  <wp:docPr id="205" name="Straight Connector 205"/>
                  <wp:cNvGraphicFramePr/>
                  <a:graphic xmlns:a="http://schemas.openxmlformats.org/drawingml/2006/main">
                    <a:graphicData uri="http://schemas.microsoft.com/office/word/2010/wordprocessingShape">
                      <wps:wsp>
                        <wps:cNvCnPr/>
                        <wps:spPr>
                          <a:xfrm flipH="1">
                            <a:off x="0" y="0"/>
                            <a:ext cx="1625600" cy="8509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176DF87F" id="Straight Connector 205" o:spid="_x0000_s1026" style="position:absolute;flip:x;z-index:251726848;visibility:visible;mso-wrap-style:square;mso-wrap-distance-left:9pt;mso-wrap-distance-top:0;mso-wrap-distance-right:9pt;mso-wrap-distance-bottom:0;mso-position-horizontal:absolute;mso-position-horizontal-relative:text;mso-position-vertical:absolute;mso-position-vertical-relative:text" from="119.9pt,194.3pt" to="247.9pt,2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" strokecolor="#9f2936 [3205]" strokeweight="2pt">
                  <v:shadow on="t" color="black" opacity="28270f" origin=",.5" offset="0"/>
                </v:line>
              </w:pict>
            </mc:Fallback>
          </mc:AlternateContent>
        </w:r>
      </w:ins>
      <w:ins w:id="554" w:author="Gregory Koenig" w:date="2019-10-15T14:37:00Z">
        <w:r>
          <w:rPr>
            <w:noProof/>
            <w:lang w:val="fr-FR"/>
          </w:rPr>
          <mc:AlternateContent>
            <mc:Choice Requires="wps">
              <w:drawing>
                <wp:anchor distT="0" distB="0" distL="114300" distR="114300" simplePos="0" relativeHeight="251725824" behindDoc="1" locked="0" layoutInCell="1" allowOverlap="1" wp14:anchorId="317AA5D6" wp14:editId="60E3794D">
                  <wp:simplePos x="0" y="0"/>
                  <wp:positionH relativeFrom="margin">
                    <wp:posOffset>55880</wp:posOffset>
                  </wp:positionH>
                  <wp:positionV relativeFrom="margin">
                    <wp:posOffset>1218565</wp:posOffset>
                  </wp:positionV>
                  <wp:extent cx="6184900" cy="2336800"/>
                  <wp:effectExtent l="57150" t="38100" r="82550" b="101600"/>
                  <wp:wrapNone/>
                  <wp:docPr id="204" name="Rectangle: Rounded Corners 204"/>
                  <wp:cNvGraphicFramePr/>
                  <a:graphic xmlns:a="http://schemas.openxmlformats.org/drawingml/2006/main">
                    <a:graphicData uri="http://schemas.microsoft.com/office/word/2010/wordprocessingShape">
                      <wps:wsp>
                        <wps:cNvSpPr/>
                        <wps:spPr>
                          <a:xfrm>
                            <a:off x="0" y="0"/>
                            <a:ext cx="6184900" cy="23368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3F47D842" w14:textId="77777777" w:rsidR="006A20B6" w:rsidRDefault="006A20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7AA5D6" id="Rectangle: Rounded Corners 204" o:spid="_x0000_s1044" style="position:absolute;margin-left:4.4pt;margin-top:95.95pt;width:487pt;height:184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" fillcolor="#f9ac5c [2100]" strokecolor="#f07f09 [3204]" strokeweight="1pt">
                  <v:fill color2="#fef2e6 [340]" rotate="t" angle="180" colors="0 #ffb492;9830f #ffc7b0;1 #fff5f2" focus="100%" type="gradient"/>
                  <v:shadow on="t" color="black" opacity="28270f" origin=",.5" offset="0"/>
                  <v:textbox>
                    <w:txbxContent>
                      <w:p w14:paraId="3F47D842" w14:textId="77777777" w:rsidR="006A20B6" w:rsidRDefault="006A20B6"/>
                    </w:txbxContent>
                  </v:textbox>
                  <w10:wrap anchorx="margin" anchory="margin"/>
                </v:roundrect>
              </w:pict>
            </mc:Fallback>
          </mc:AlternateContent>
        </w:r>
      </w:ins>
      <w:ins w:id="555" w:author="Gregory Koenig" w:date="2019-10-15T14:21:00Z">
        <w:r>
          <w:rPr>
            <w:noProof/>
            <w:lang w:val="fr-FR"/>
          </w:rPr>
          <mc:AlternateContent>
            <mc:Choice Requires="wps">
              <w:drawing>
                <wp:anchor distT="0" distB="0" distL="114300" distR="114300" simplePos="0" relativeHeight="251705344" behindDoc="0" locked="0" layoutInCell="1" allowOverlap="1" wp14:anchorId="6AF956C3" wp14:editId="11B17477">
                  <wp:simplePos x="0" y="0"/>
                  <wp:positionH relativeFrom="margin">
                    <wp:posOffset>3534410</wp:posOffset>
                  </wp:positionH>
                  <wp:positionV relativeFrom="margin">
                    <wp:posOffset>2620645</wp:posOffset>
                  </wp:positionV>
                  <wp:extent cx="2578100" cy="723900"/>
                  <wp:effectExtent l="57150" t="38100" r="69850" b="95250"/>
                  <wp:wrapSquare wrapText="bothSides"/>
                  <wp:docPr id="193" name="Rectangle: Rounded Corners 193"/>
                  <wp:cNvGraphicFramePr/>
                  <a:graphic xmlns:a="http://schemas.openxmlformats.org/drawingml/2006/main">
                    <a:graphicData uri="http://schemas.microsoft.com/office/word/2010/wordprocessingShape">
                      <wps:wsp>
                        <wps:cNvSpPr/>
                        <wps:spPr>
                          <a:xfrm>
                            <a:off x="0" y="0"/>
                            <a:ext cx="2578100" cy="7239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A6511E9" w14:textId="4D075531" w:rsidR="006A20B6" w:rsidRDefault="006A20B6">
                              <w:pPr>
                                <w:jc w:val="center"/>
                                <w:pPrChange w:id="556" w:author="Gregory Koenig" w:date="2019-10-15T14:21:00Z">
                                  <w:pPr/>
                                </w:pPrChange>
                              </w:pPr>
                              <w:proofErr w:type="spellStart"/>
                              <w:ins w:id="557" w:author="Gregory Koenig" w:date="2019-10-15T14:21:00Z">
                                <w:r>
                                  <w:t>Accompagnatrice</w:t>
                                </w:r>
                                <w:proofErr w:type="spellEnd"/>
                                <w:r>
                                  <w:t xml:space="preserve"> </w:t>
                                </w:r>
                                <w:proofErr w:type="spellStart"/>
                                <w:r>
                                  <w:t>socioprofessionnelle</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F956C3" id="Rectangle: Rounded Corners 193" o:spid="_x0000_s1045" style="position:absolute;margin-left:278.3pt;margin-top:206.35pt;width:203pt;height:57pt;z-index:25170534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" fillcolor="#d55f6c [2101]" strokecolor="#9f2936 [3205]" strokeweight="1pt">
                  <v:fill color2="#f8e6e8 [341]" rotate="t" angle="180" colors="0 #ce9d9f;9830f #dbb8ba;1 #f8f3f3" focus="100%" type="gradient"/>
                  <v:shadow on="t" color="black" opacity="28270f" origin=",.5" offset="0"/>
                  <v:textbox>
                    <w:txbxContent>
                      <w:p w14:paraId="4A6511E9" w14:textId="4D075531" w:rsidR="006A20B6" w:rsidRDefault="006A20B6">
                        <w:pPr>
                          <w:jc w:val="center"/>
                          <w:pPrChange w:id="558" w:author="Gregory Koenig" w:date="2019-10-15T14:21:00Z">
                            <w:pPr/>
                          </w:pPrChange>
                        </w:pPr>
                        <w:proofErr w:type="spellStart"/>
                        <w:ins w:id="559" w:author="Gregory Koenig" w:date="2019-10-15T14:21:00Z">
                          <w:r>
                            <w:t>Accompagnatrice</w:t>
                          </w:r>
                          <w:proofErr w:type="spellEnd"/>
                          <w:r>
                            <w:t xml:space="preserve"> </w:t>
                          </w:r>
                          <w:proofErr w:type="spellStart"/>
                          <w:r>
                            <w:t>socioprofessionnelle</w:t>
                          </w:r>
                        </w:ins>
                        <w:proofErr w:type="spellEnd"/>
                      </w:p>
                    </w:txbxContent>
                  </v:textbox>
                  <w10:wrap type="square" anchorx="margin" anchory="margin"/>
                </v:roundrect>
              </w:pict>
            </mc:Fallback>
          </mc:AlternateContent>
        </w:r>
        <w:r>
          <w:rPr>
            <w:noProof/>
            <w:lang w:val="fr-FR"/>
          </w:rPr>
          <mc:AlternateContent>
            <mc:Choice Requires="wps">
              <w:drawing>
                <wp:anchor distT="0" distB="0" distL="114300" distR="114300" simplePos="0" relativeHeight="251703296" behindDoc="0" locked="0" layoutInCell="1" allowOverlap="1" wp14:anchorId="5A5282D9" wp14:editId="41701063">
                  <wp:simplePos x="0" y="0"/>
                  <wp:positionH relativeFrom="margin">
                    <wp:posOffset>184150</wp:posOffset>
                  </wp:positionH>
                  <wp:positionV relativeFrom="margin">
                    <wp:posOffset>2620645</wp:posOffset>
                  </wp:positionV>
                  <wp:extent cx="2514600" cy="723900"/>
                  <wp:effectExtent l="57150" t="38100" r="76200" b="95250"/>
                  <wp:wrapSquare wrapText="bothSides"/>
                  <wp:docPr id="192" name="Rectangle: Rounded Corners 192"/>
                  <wp:cNvGraphicFramePr/>
                  <a:graphic xmlns:a="http://schemas.openxmlformats.org/drawingml/2006/main">
                    <a:graphicData uri="http://schemas.microsoft.com/office/word/2010/wordprocessingShape">
                      <wps:wsp>
                        <wps:cNvSpPr/>
                        <wps:spPr>
                          <a:xfrm>
                            <a:off x="0" y="0"/>
                            <a:ext cx="2514600" cy="7239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989568D" w14:textId="4FD1A5A2" w:rsidR="006A20B6" w:rsidRDefault="006A20B6">
                              <w:pPr>
                                <w:jc w:val="center"/>
                                <w:pPrChange w:id="560" w:author="Gregory Koenig" w:date="2019-10-15T14:21:00Z">
                                  <w:pPr/>
                                </w:pPrChange>
                              </w:pPr>
                              <w:proofErr w:type="spellStart"/>
                              <w:ins w:id="561" w:author="Gregory Koenig" w:date="2019-10-15T14:21:00Z">
                                <w:r>
                                  <w:t>Comptable</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282D9" id="Rectangle: Rounded Corners 192" o:spid="_x0000_s1046" style="position:absolute;margin-left:14.5pt;margin-top:206.35pt;width:198pt;height:57pt;z-index:251703296;visibility:visible;mso-wrap-style:square;mso-wrap-distance-left:9pt;mso-wrap-distance-top:0;mso-wrap-distance-right:9pt;mso-wrap-distance-bottom:0;mso-position-horizontal:absolute;mso-position-horizontal-relative:margin;mso-position-vertical:absolute;mso-position-vertic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" fillcolor="#d55f6c [2101]" strokecolor="#9f2936 [3205]" strokeweight="1pt">
                  <v:fill color2="#f8e6e8 [341]" rotate="t" angle="180" colors="0 #ce9d9f;9830f #dbb8ba;1 #f8f3f3" focus="100%" type="gradient"/>
                  <v:shadow on="t" color="black" opacity="28270f" origin=",.5" offset="0"/>
                  <v:textbox>
                    <w:txbxContent>
                      <w:p w14:paraId="0989568D" w14:textId="4FD1A5A2" w:rsidR="006A20B6" w:rsidRDefault="006A20B6">
                        <w:pPr>
                          <w:jc w:val="center"/>
                          <w:pPrChange w:id="562" w:author="Gregory Koenig" w:date="2019-10-15T14:21:00Z">
                            <w:pPr/>
                          </w:pPrChange>
                        </w:pPr>
                        <w:proofErr w:type="spellStart"/>
                        <w:ins w:id="563" w:author="Gregory Koenig" w:date="2019-10-15T14:21:00Z">
                          <w:r>
                            <w:t>Comptable</w:t>
                          </w:r>
                        </w:ins>
                        <w:proofErr w:type="spellEnd"/>
                      </w:p>
                    </w:txbxContent>
                  </v:textbox>
                  <w10:wrap type="square" anchorx="margin" anchory="margin"/>
                </v:roundrect>
              </w:pict>
            </mc:Fallback>
          </mc:AlternateContent>
        </w:r>
        <w:r w:rsidR="002F5B3C">
          <w:rPr>
            <w:noProof/>
            <w:lang w:val="fr-FR"/>
          </w:rPr>
          <mc:AlternateContent>
            <mc:Choice Requires="wps">
              <w:drawing>
                <wp:anchor distT="0" distB="0" distL="114300" distR="114300" simplePos="0" relativeHeight="251701248" behindDoc="0" locked="0" layoutInCell="1" allowOverlap="1" wp14:anchorId="1A2D4126" wp14:editId="22FF2173">
                  <wp:simplePos x="0" y="0"/>
                  <wp:positionH relativeFrom="margin">
                    <wp:posOffset>1887855</wp:posOffset>
                  </wp:positionH>
                  <wp:positionV relativeFrom="margin">
                    <wp:posOffset>1517650</wp:posOffset>
                  </wp:positionV>
                  <wp:extent cx="2514600" cy="723900"/>
                  <wp:effectExtent l="95250" t="57150" r="114300" b="152400"/>
                  <wp:wrapSquare wrapText="bothSides"/>
                  <wp:docPr id="31" name="Rectangle: Rounded Corners 31"/>
                  <wp:cNvGraphicFramePr/>
                  <a:graphic xmlns:a="http://schemas.openxmlformats.org/drawingml/2006/main">
                    <a:graphicData uri="http://schemas.microsoft.com/office/word/2010/wordprocessingShape">
                      <wps:wsp>
                        <wps:cNvSpPr/>
                        <wps:spPr>
                          <a:xfrm>
                            <a:off x="0" y="0"/>
                            <a:ext cx="2514600" cy="723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6C32E92" w14:textId="3F6804DC" w:rsidR="006A20B6" w:rsidRDefault="006A20B6">
                              <w:pPr>
                                <w:jc w:val="center"/>
                                <w:pPrChange w:id="564" w:author="Gregory Koenig" w:date="2019-10-15T14:21:00Z">
                                  <w:pPr/>
                                </w:pPrChange>
                              </w:pPr>
                              <w:ins w:id="565" w:author="Gregory Koenig" w:date="2019-10-15T14:21:00Z">
                                <w:r>
                                  <w:t>Direct</w:t>
                                </w:r>
                              </w:ins>
                              <w:ins w:id="566" w:author="Gregory Koenig" w:date="2019-10-15T14:29:00Z">
                                <w:r>
                                  <w:t>eur</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2D4126" id="Rectangle: Rounded Corners 31" o:spid="_x0000_s1047" style="position:absolute;margin-left:148.65pt;margin-top:119.5pt;width:198pt;height:57pt;z-index:251701248;visibility:visible;mso-wrap-style:square;mso-wrap-distance-left:9pt;mso-wrap-distance-top:0;mso-wrap-distance-right:9pt;mso-wrap-distance-bottom:0;mso-position-horizontal:absolute;mso-position-horizontal-relative:margin;mso-position-vertical:absolute;mso-position-vertic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" fillcolor="#f07f09 [3204]" strokecolor="#f07f09 [3204]" strokeweight="1pt">
                  <v:fill color2="#f79835 [2580]" rotate="t" angle="180" colors="0 #ff7000;40632f #ff8000;1 #ff9c64" focus="100%" type="gradient"/>
                  <v:shadow on="t" color="black" opacity="40092f" origin=",.5" offset="0,3pt"/>
                  <v:textbox>
                    <w:txbxContent>
                      <w:p w14:paraId="06C32E92" w14:textId="3F6804DC" w:rsidR="006A20B6" w:rsidRDefault="006A20B6">
                        <w:pPr>
                          <w:jc w:val="center"/>
                          <w:pPrChange w:id="567" w:author="Gregory Koenig" w:date="2019-10-15T14:21:00Z">
                            <w:pPr/>
                          </w:pPrChange>
                        </w:pPr>
                        <w:ins w:id="568" w:author="Gregory Koenig" w:date="2019-10-15T14:21:00Z">
                          <w:r>
                            <w:t>Direct</w:t>
                          </w:r>
                        </w:ins>
                        <w:ins w:id="569" w:author="Gregory Koenig" w:date="2019-10-15T14:29:00Z">
                          <w:r>
                            <w:t>eur</w:t>
                          </w:r>
                        </w:ins>
                      </w:p>
                    </w:txbxContent>
                  </v:textbox>
                  <w10:wrap type="square" anchorx="margin" anchory="margin"/>
                </v:roundrect>
              </w:pict>
            </mc:Fallback>
          </mc:AlternateContent>
        </w:r>
      </w:ins>
      <w:ins w:id="570" w:author="Gregory Koenig" w:date="2019-10-15T00:47:00Z">
        <w:r w:rsidR="0077550F" w:rsidRPr="0001240E">
          <w:rPr>
            <w:rFonts w:eastAsiaTheme="majorEastAsia" w:cstheme="majorBidi"/>
            <w:b w:val="0"/>
            <w:lang w:val="fr-FR"/>
            <w:rPrChange w:id="571" w:author="Gregory Koenig" w:date="2019-10-15T12:10:00Z">
              <w:rPr>
                <w:b w:val="0"/>
              </w:rPr>
            </w:rPrChange>
          </w:rPr>
          <w:br w:type="page"/>
        </w:r>
      </w:ins>
      <w:ins w:id="572" w:author="Gregory Koenig" w:date="2019-10-15T14:42:00Z">
        <w:r w:rsidR="00B56720">
          <w:rPr>
            <w:rFonts w:eastAsiaTheme="majorEastAsia" w:cstheme="majorBidi"/>
            <w:lang w:val="fr-FR"/>
          </w:rPr>
          <w:lastRenderedPageBreak/>
          <w:br w:type="page"/>
        </w:r>
      </w:ins>
    </w:p>
    <w:p w14:paraId="7050B6FC" w14:textId="77777777" w:rsidR="0077550F" w:rsidRPr="0001240E" w:rsidRDefault="0077550F">
      <w:pPr>
        <w:pStyle w:val="Content"/>
        <w:rPr>
          <w:ins w:id="573" w:author="Gregory Koenig" w:date="2019-10-15T00:47:00Z"/>
          <w:rFonts w:eastAsiaTheme="majorEastAsia" w:cstheme="majorBidi"/>
          <w:lang w:val="fr-FR"/>
          <w:rPrChange w:id="574" w:author="Gregory Koenig" w:date="2019-10-15T12:10:00Z">
            <w:rPr>
              <w:ins w:id="575" w:author="Gregory Koenig" w:date="2019-10-15T00:47:00Z"/>
            </w:rPr>
          </w:rPrChange>
        </w:rPr>
        <w:pPrChange w:id="576" w:author="Gregory Koenig" w:date="2019-10-15T12:10:00Z">
          <w:pPr>
            <w:spacing w:after="200"/>
          </w:pPr>
        </w:pPrChange>
      </w:pPr>
    </w:p>
    <w:p w14:paraId="08847195" w14:textId="1EE33568" w:rsidR="006D41F6" w:rsidRPr="00010736" w:rsidRDefault="0077550F">
      <w:pPr>
        <w:spacing w:after="200"/>
        <w:rPr>
          <w:ins w:id="577" w:author="Gregory Koenig" w:date="2019-10-15T00:42:00Z"/>
          <w:rFonts w:asciiTheme="majorHAnsi" w:eastAsiaTheme="majorEastAsia" w:hAnsiTheme="majorHAnsi" w:cstheme="majorBidi"/>
          <w:color w:val="252525" w:themeColor="text2" w:themeShade="BF"/>
          <w:kern w:val="28"/>
          <w:sz w:val="52"/>
          <w:szCs w:val="32"/>
          <w:lang w:val="fr-FR"/>
          <w:rPrChange w:id="578" w:author="Gregory Koenig" w:date="2019-10-15T00:55:00Z">
            <w:rPr>
              <w:ins w:id="579" w:author="Gregory Koenig" w:date="2019-10-15T00:42:00Z"/>
              <w:rFonts w:asciiTheme="majorHAnsi" w:eastAsiaTheme="majorEastAsia" w:hAnsiTheme="majorHAnsi" w:cstheme="majorBidi"/>
              <w:color w:val="252525" w:themeColor="text2" w:themeShade="BF"/>
              <w:kern w:val="28"/>
              <w:sz w:val="52"/>
              <w:szCs w:val="32"/>
            </w:rPr>
          </w:rPrChange>
        </w:rPr>
      </w:pPr>
      <w:ins w:id="580" w:author="Gregory Koenig" w:date="2019-10-15T00:43:00Z">
        <w:r>
          <w:rPr>
            <w:noProof/>
          </w:rPr>
          <w:drawing>
            <wp:anchor distT="0" distB="0" distL="114300" distR="114300" simplePos="0" relativeHeight="251676672" behindDoc="1" locked="0" layoutInCell="1" allowOverlap="1" wp14:anchorId="14ADA88F" wp14:editId="0798D34E">
              <wp:simplePos x="0" y="0"/>
              <wp:positionH relativeFrom="margin">
                <wp:posOffset>4779010</wp:posOffset>
              </wp:positionH>
              <wp:positionV relativeFrom="margin">
                <wp:posOffset>4789170</wp:posOffset>
              </wp:positionV>
              <wp:extent cx="1530350" cy="1066165"/>
              <wp:effectExtent l="0" t="0" r="0" b="635"/>
              <wp:wrapSquare wrapText="bothSides"/>
              <wp:docPr id="16" name="Picture 1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1530350" cy="1066165"/>
                      </a:xfrm>
                      <a:prstGeom prst="rect">
                        <a:avLst/>
                      </a:prstGeom>
                    </pic:spPr>
                  </pic:pic>
                </a:graphicData>
              </a:graphic>
              <wp14:sizeRelH relativeFrom="margin">
                <wp14:pctWidth>0</wp14:pctWidth>
              </wp14:sizeRelH>
              <wp14:sizeRelV relativeFrom="margin">
                <wp14:pctHeight>0</wp14:pctHeight>
              </wp14:sizeRelV>
            </wp:anchor>
          </w:drawing>
        </w:r>
      </w:ins>
      <w:ins w:id="581" w:author="Gregory Koenig" w:date="2019-10-15T00:42:00Z">
        <w:r w:rsidRPr="00130B75">
          <w:rPr>
            <w:noProof/>
            <w:lang w:val="fr-FR"/>
          </w:rPr>
          <mc:AlternateContent>
            <mc:Choice Requires="wps">
              <w:drawing>
                <wp:anchor distT="45720" distB="45720" distL="114300" distR="114300" simplePos="0" relativeHeight="251674624" behindDoc="0" locked="0" layoutInCell="1" allowOverlap="1" wp14:anchorId="6055E87F" wp14:editId="3E848D96">
                  <wp:simplePos x="0" y="0"/>
                  <wp:positionH relativeFrom="margin">
                    <wp:align>center</wp:align>
                  </wp:positionH>
                  <wp:positionV relativeFrom="margin">
                    <wp:align>center</wp:align>
                  </wp:positionV>
                  <wp:extent cx="1504950" cy="1404620"/>
                  <wp:effectExtent l="0" t="0" r="19050" b="152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chemeClr val="bg1"/>
                            </a:solidFill>
                            <a:miter lim="800000"/>
                            <a:headEnd/>
                            <a:tailEnd/>
                          </a:ln>
                        </wps:spPr>
                        <wps:txbx>
                          <w:txbxContent>
                            <w:p w14:paraId="647DB853" w14:textId="7C042A26" w:rsidR="006A20B6" w:rsidRPr="0018369C" w:rsidRDefault="006A20B6">
                              <w:pPr>
                                <w:pStyle w:val="Heading1"/>
                                <w:spacing w:before="0"/>
                                <w:jc w:val="center"/>
                                <w:pPrChange w:id="582" w:author="Gregory Koenig" w:date="2019-10-15T00:49:00Z">
                                  <w:pPr/>
                                </w:pPrChange>
                              </w:pPr>
                              <w:bookmarkStart w:id="583" w:name="_Toc22088952"/>
                              <w:proofErr w:type="spellStart"/>
                              <w:ins w:id="584" w:author="Gregory Koenig" w:date="2019-10-15T00:43:00Z">
                                <w:r>
                                  <w:t>Actency</w:t>
                                </w:r>
                              </w:ins>
                              <w:bookmarkEnd w:id="583"/>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55E87F" id="_x0000_s1048" type="#_x0000_t202" style="position:absolute;margin-left:0;margin-top:0;width:118.5pt;height:110.6pt;z-index:25167462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" strokecolor="white [3212]">
                  <v:textbox style="mso-fit-shape-to-text:t">
                    <w:txbxContent>
                      <w:p w14:paraId="647DB853" w14:textId="7C042A26" w:rsidR="006A20B6" w:rsidRPr="0018369C" w:rsidRDefault="006A20B6">
                        <w:pPr>
                          <w:pStyle w:val="Heading1"/>
                          <w:spacing w:before="0"/>
                          <w:jc w:val="center"/>
                          <w:pPrChange w:id="585" w:author="Gregory Koenig" w:date="2019-10-15T00:49:00Z">
                            <w:pPr/>
                          </w:pPrChange>
                        </w:pPr>
                        <w:bookmarkStart w:id="586" w:name="_Toc22088952"/>
                        <w:proofErr w:type="spellStart"/>
                        <w:ins w:id="587" w:author="Gregory Koenig" w:date="2019-10-15T00:43:00Z">
                          <w:r>
                            <w:t>Actency</w:t>
                          </w:r>
                        </w:ins>
                        <w:bookmarkEnd w:id="586"/>
                        <w:proofErr w:type="spellEnd"/>
                      </w:p>
                    </w:txbxContent>
                  </v:textbox>
                  <w10:wrap type="square" anchorx="margin" anchory="margin"/>
                </v:shape>
              </w:pict>
            </mc:Fallback>
          </mc:AlternateContent>
        </w:r>
        <w:r w:rsidR="006D41F6" w:rsidRPr="00010736">
          <w:rPr>
            <w:lang w:val="fr-FR"/>
            <w:rPrChange w:id="588" w:author="Gregory Koenig" w:date="2019-10-15T00:55:00Z">
              <w:rPr/>
            </w:rPrChange>
          </w:rPr>
          <w:br w:type="page"/>
        </w:r>
      </w:ins>
      <w:ins w:id="589" w:author="Gregory Koenig" w:date="2019-10-15T00:44:00Z">
        <w:r>
          <w:rPr>
            <w:noProof/>
            <w:lang w:val="fr-FR"/>
          </w:rPr>
          <mc:AlternateContent>
            <mc:Choice Requires="wps">
              <w:drawing>
                <wp:anchor distT="0" distB="0" distL="114300" distR="114300" simplePos="0" relativeHeight="251680768" behindDoc="0" locked="0" layoutInCell="1" allowOverlap="1" wp14:anchorId="5F5201EB" wp14:editId="71D06587">
                  <wp:simplePos x="0" y="0"/>
                  <wp:positionH relativeFrom="margin">
                    <wp:align>center</wp:align>
                  </wp:positionH>
                  <wp:positionV relativeFrom="margin">
                    <wp:align>top</wp:align>
                  </wp:positionV>
                  <wp:extent cx="7804150" cy="2692400"/>
                  <wp:effectExtent l="0" t="0" r="25400" b="12700"/>
                  <wp:wrapSquare wrapText="bothSides"/>
                  <wp:docPr id="18" name="Flowchart: Manual Input 18"/>
                  <wp:cNvGraphicFramePr/>
                  <a:graphic xmlns:a="http://schemas.openxmlformats.org/drawingml/2006/main">
                    <a:graphicData uri="http://schemas.microsoft.com/office/word/2010/wordprocessingShape">
                      <wps:wsp>
                        <wps:cNvSpPr/>
                        <wps:spPr>
                          <a:xfrm flipH="1" flipV="1">
                            <a:off x="0" y="0"/>
                            <a:ext cx="7804150" cy="2692400"/>
                          </a:xfrm>
                          <a:prstGeom prst="flowChartManualInput">
                            <a:avLst/>
                          </a:prstGeom>
                          <a:blipFill>
                            <a:blip r:embed="rId13">
                              <a:duotone>
                                <a:schemeClr val="accent5">
                                  <a:shade val="45000"/>
                                  <a:satMod val="135000"/>
                                </a:schemeClr>
                                <a:prstClr val="white"/>
                              </a:duotone>
                              <a:extLst>
                                <a:ext uri="{BEBA8EAE-BF5A-486C-A8C5-ECC9F3942E4B}">
                                  <a14:imgProps xmlns:a14="http://schemas.microsoft.com/office/drawing/2010/main">
                                    <a14:imgLayer r:embed="rId14">
                                      <a14:imgEffect>
                                        <a14:artisticGlass/>
                                      </a14:imgEffect>
                                    </a14:imgLayer>
                                  </a14:imgProps>
                                </a:ext>
                              </a:extLst>
                            </a:blip>
                            <a:tile tx="0" ty="0" sx="100000" sy="100000" flip="none" algn="tl"/>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D3D3" id="Flowchart: Manual Input 18" o:spid="_x0000_s1026" type="#_x0000_t118" style="position:absolute;margin-left:0;margin-top:0;width:614.5pt;height:212pt;flip:x y;z-index:25168076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" strokecolor="white [3212]" strokeweight="2pt">
                  <v:fill r:id="rId15" o:title="" recolor="t" rotate="t" type="tile"/>
                  <v:imagedata recolortarget="#2a2035 [1448]"/>
                  <w10:wrap type="square" anchorx="margin" anchory="margin"/>
                </v:shape>
              </w:pict>
            </mc:Fallback>
          </mc:AlternateContent>
        </w:r>
        <w:r>
          <w:rPr>
            <w:noProof/>
            <w:lang w:val="fr-FR"/>
          </w:rPr>
          <mc:AlternateContent>
            <mc:Choice Requires="wps">
              <w:drawing>
                <wp:anchor distT="0" distB="0" distL="114300" distR="114300" simplePos="0" relativeHeight="251678720" behindDoc="0" locked="0" layoutInCell="1" allowOverlap="1" wp14:anchorId="78E28B5E" wp14:editId="56121C64">
                  <wp:simplePos x="0" y="0"/>
                  <wp:positionH relativeFrom="margin">
                    <wp:align>center</wp:align>
                  </wp:positionH>
                  <wp:positionV relativeFrom="margin">
                    <wp:align>bottom</wp:align>
                  </wp:positionV>
                  <wp:extent cx="7785100" cy="2692400"/>
                  <wp:effectExtent l="0" t="0" r="25400" b="12700"/>
                  <wp:wrapSquare wrapText="bothSides"/>
                  <wp:docPr id="17" name="Flowchart: Manual Input 17"/>
                  <wp:cNvGraphicFramePr/>
                  <a:graphic xmlns:a="http://schemas.openxmlformats.org/drawingml/2006/main">
                    <a:graphicData uri="http://schemas.microsoft.com/office/word/2010/wordprocessingShape">
                      <wps:wsp>
                        <wps:cNvSpPr/>
                        <wps:spPr>
                          <a:xfrm>
                            <a:off x="0" y="0"/>
                            <a:ext cx="7785100" cy="2692400"/>
                          </a:xfrm>
                          <a:prstGeom prst="flowChartManualInput">
                            <a:avLst/>
                          </a:prstGeom>
                          <a:blipFill>
                            <a:blip r:embed="rId13">
                              <a:duotone>
                                <a:schemeClr val="accent5">
                                  <a:shade val="45000"/>
                                  <a:satMod val="135000"/>
                                </a:schemeClr>
                                <a:prstClr val="white"/>
                              </a:duotone>
                              <a:extLst>
                                <a:ext uri="{BEBA8EAE-BF5A-486C-A8C5-ECC9F3942E4B}">
                                  <a14:imgProps xmlns:a14="http://schemas.microsoft.com/office/drawing/2010/main">
                                    <a14:imgLayer r:embed="rId14">
                                      <a14:imgEffect>
                                        <a14:artisticGlass/>
                                      </a14:imgEffect>
                                    </a14:imgLayer>
                                  </a14:imgProps>
                                </a:ext>
                              </a:extLst>
                            </a:blip>
                            <a:tile tx="0" ty="0" sx="100000" sy="100000" flip="none" algn="tl"/>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D4FAD" id="Flowchart: Manual Input 17" o:spid="_x0000_s1026" type="#_x0000_t118" style="position:absolute;margin-left:0;margin-top:0;width:613pt;height:212pt;z-index:25167872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" strokecolor="white [3212]" strokeweight="2pt">
                  <v:fill r:id="rId15" o:title="" recolor="t" rotate="t" type="tile"/>
                  <v:imagedata recolortarget="#2a2035 [1448]"/>
                  <w10:wrap type="square" anchorx="margin" anchory="margin"/>
                </v:shape>
              </w:pict>
            </mc:Fallback>
          </mc:AlternateContent>
        </w:r>
      </w:ins>
    </w:p>
    <w:p w14:paraId="61970DED" w14:textId="482B2C9A" w:rsidR="00A13D94" w:rsidRDefault="00A13D94">
      <w:pPr>
        <w:spacing w:after="200"/>
        <w:rPr>
          <w:ins w:id="590" w:author="Gregory Koenig" w:date="2019-10-15T02:51:00Z"/>
          <w:rFonts w:eastAsiaTheme="majorEastAsia" w:cstheme="majorBidi"/>
          <w:b w:val="0"/>
          <w:sz w:val="36"/>
          <w:szCs w:val="26"/>
          <w:lang w:val="fr-FR"/>
        </w:rPr>
      </w:pPr>
      <w:ins w:id="591" w:author="Gregory Koenig" w:date="2019-10-15T02:51:00Z">
        <w:r>
          <w:rPr>
            <w:lang w:val="fr-FR"/>
          </w:rPr>
          <w:lastRenderedPageBreak/>
          <w:br w:type="page"/>
        </w:r>
      </w:ins>
    </w:p>
    <w:p w14:paraId="5D3DDEC1" w14:textId="1D9DAD4D" w:rsidR="00CA2585" w:rsidRDefault="00CA2585" w:rsidP="00CA2585">
      <w:pPr>
        <w:pStyle w:val="Heading2"/>
        <w:rPr>
          <w:ins w:id="592" w:author="Gregory Koenig" w:date="2019-10-15T19:16:00Z"/>
          <w:lang w:val="fr-FR"/>
        </w:rPr>
      </w:pPr>
      <w:bookmarkStart w:id="593" w:name="_Toc22088953"/>
      <w:ins w:id="594" w:author="Gregory Koenig" w:date="2019-10-15T02:19:00Z">
        <w:r w:rsidRPr="00DE14F2">
          <w:rPr>
            <w:lang w:val="fr-FR"/>
          </w:rPr>
          <w:lastRenderedPageBreak/>
          <w:t xml:space="preserve">Présentation de </w:t>
        </w:r>
        <w:r>
          <w:rPr>
            <w:lang w:val="fr-FR"/>
          </w:rPr>
          <w:t>l’entreprise</w:t>
        </w:r>
      </w:ins>
      <w:bookmarkEnd w:id="593"/>
    </w:p>
    <w:p w14:paraId="43133E0A" w14:textId="729B104A" w:rsidR="009D4308" w:rsidRPr="009D4308" w:rsidRDefault="00F351FD" w:rsidP="00233A0A">
      <w:pPr>
        <w:pStyle w:val="Content"/>
        <w:jc w:val="both"/>
        <w:rPr>
          <w:ins w:id="595" w:author="Gregory Koenig" w:date="2019-10-15T19:20:00Z"/>
          <w:lang w:val="fr-FR"/>
        </w:rPr>
        <w:pPrChange w:id="596" w:author="Gregory Koenig" w:date="2019-10-15T21:48:00Z">
          <w:pPr>
            <w:pStyle w:val="Content"/>
          </w:pPr>
        </w:pPrChange>
      </w:pPr>
      <w:proofErr w:type="spellStart"/>
      <w:ins w:id="597" w:author="Gregory Koenig" w:date="2019-10-15T19:18:00Z">
        <w:r>
          <w:rPr>
            <w:lang w:val="fr-FR"/>
          </w:rPr>
          <w:t>Actency</w:t>
        </w:r>
        <w:proofErr w:type="spellEnd"/>
        <w:r>
          <w:rPr>
            <w:lang w:val="fr-FR"/>
          </w:rPr>
          <w:t xml:space="preserve"> a vu le jour en octobre 2007 afin </w:t>
        </w:r>
      </w:ins>
      <w:ins w:id="598" w:author="Gregory Koenig" w:date="2019-10-15T19:20:00Z">
        <w:r w:rsidRPr="00F351FD">
          <w:rPr>
            <w:lang w:val="fr-FR"/>
            <w:rPrChange w:id="599" w:author="Gregory Koenig" w:date="2019-10-15T19:20:00Z">
              <w:rPr/>
            </w:rPrChange>
          </w:rPr>
          <w:t>de répondre à la demande d'une société multinationale, leader dans le domaine des télécoms</w:t>
        </w:r>
      </w:ins>
      <w:ins w:id="600" w:author="Gregory Koenig" w:date="2019-10-15T19:32:00Z">
        <w:r w:rsidR="009D4308">
          <w:rPr>
            <w:lang w:val="fr-FR"/>
          </w:rPr>
          <w:t xml:space="preserve"> (cf. </w:t>
        </w:r>
      </w:ins>
      <w:ins w:id="601" w:author="Gregory Koenig" w:date="2019-10-15T19:33:00Z">
        <w:r w:rsidR="009D4308">
          <w:rPr>
            <w:lang w:val="fr-FR"/>
          </w:rPr>
          <w:t>annexe</w:t>
        </w:r>
      </w:ins>
      <w:ins w:id="602" w:author="Gregory Koenig" w:date="2019-10-15T19:32:00Z">
        <w:r w:rsidR="009D4308">
          <w:rPr>
            <w:lang w:val="fr-FR"/>
          </w:rPr>
          <w:t xml:space="preserve"> </w:t>
        </w:r>
      </w:ins>
      <w:ins w:id="603" w:author="Gregory Koenig" w:date="2019-10-15T19:33:00Z">
        <w:r w:rsidR="009D4308">
          <w:rPr>
            <w:lang w:val="fr-FR"/>
          </w:rPr>
          <w:t>1</w:t>
        </w:r>
      </w:ins>
      <w:ins w:id="604" w:author="Gregory Koenig" w:date="2019-10-15T19:32:00Z">
        <w:r w:rsidR="009D4308">
          <w:rPr>
            <w:lang w:val="fr-FR"/>
          </w:rPr>
          <w:t>)</w:t>
        </w:r>
      </w:ins>
      <w:ins w:id="605" w:author="Gregory Koenig" w:date="2019-10-15T19:20:00Z">
        <w:r w:rsidRPr="00F351FD">
          <w:rPr>
            <w:lang w:val="fr-FR"/>
            <w:rPrChange w:id="606" w:author="Gregory Koenig" w:date="2019-10-15T19:20:00Z">
              <w:rPr/>
            </w:rPrChange>
          </w:rPr>
          <w:t>.</w:t>
        </w:r>
      </w:ins>
      <w:ins w:id="607" w:author="Gregory Koenig" w:date="2019-10-15T19:30:00Z">
        <w:r w:rsidR="009D4308">
          <w:rPr>
            <w:lang w:val="fr-FR"/>
          </w:rPr>
          <w:t xml:space="preserve"> L’entreprise a développé dès sa création des </w:t>
        </w:r>
      </w:ins>
      <w:ins w:id="608" w:author="Gregory Koenig" w:date="2019-10-15T19:31:00Z">
        <w:r w:rsidR="009D4308" w:rsidRPr="009D4308">
          <w:rPr>
            <w:lang w:val="fr-FR"/>
            <w:rPrChange w:id="609" w:author="Gregory Koenig" w:date="2019-10-15T19:31:00Z">
              <w:rPr/>
            </w:rPrChange>
          </w:rPr>
          <w:t>notions d'exigence, de</w:t>
        </w:r>
        <w:r w:rsidR="009D4308">
          <w:rPr>
            <w:lang w:val="fr-FR"/>
          </w:rPr>
          <w:t xml:space="preserve"> </w:t>
        </w:r>
        <w:r w:rsidR="009D4308" w:rsidRPr="009D4308">
          <w:rPr>
            <w:lang w:val="fr-FR"/>
            <w:rPrChange w:id="610" w:author="Gregory Koenig" w:date="2019-10-15T19:31:00Z">
              <w:rPr/>
            </w:rPrChange>
          </w:rPr>
          <w:t xml:space="preserve">process et de </w:t>
        </w:r>
        <w:r w:rsidR="009D4308">
          <w:rPr>
            <w:lang w:val="fr-FR"/>
          </w:rPr>
          <w:t>qualité de service</w:t>
        </w:r>
        <w:r w:rsidR="009D4308" w:rsidRPr="009D4308">
          <w:rPr>
            <w:lang w:val="fr-FR"/>
            <w:rPrChange w:id="611" w:author="Gregory Koenig" w:date="2019-10-15T19:31:00Z">
              <w:rPr/>
            </w:rPrChange>
          </w:rPr>
          <w:t xml:space="preserve"> dans son fonctionnement au quotidien</w:t>
        </w:r>
        <w:r w:rsidR="009D4308">
          <w:rPr>
            <w:lang w:val="fr-FR"/>
          </w:rPr>
          <w:t>.</w:t>
        </w:r>
      </w:ins>
    </w:p>
    <w:p w14:paraId="6EB8A876" w14:textId="3D23ABE8" w:rsidR="00F351FD" w:rsidRDefault="00F351FD" w:rsidP="00F351FD">
      <w:pPr>
        <w:pStyle w:val="Content"/>
        <w:rPr>
          <w:ins w:id="612" w:author="Gregory Koenig" w:date="2019-10-15T19:20:00Z"/>
          <w:lang w:val="fr-FR"/>
        </w:rPr>
      </w:pPr>
    </w:p>
    <w:p w14:paraId="1C86B2A2" w14:textId="1CF12398" w:rsidR="00F351FD" w:rsidRDefault="00F351FD" w:rsidP="00F351FD">
      <w:pPr>
        <w:pStyle w:val="Content"/>
        <w:rPr>
          <w:ins w:id="613" w:author="Gregory Koenig" w:date="2019-10-15T19:21:00Z"/>
          <w:lang w:val="fr-FR"/>
        </w:rPr>
      </w:pPr>
      <w:ins w:id="614" w:author="Gregory Koenig" w:date="2019-10-15T19:20:00Z">
        <w:r w:rsidRPr="00F351FD">
          <w:rPr>
            <w:lang w:val="fr-FR"/>
            <w:rPrChange w:id="615" w:author="Gregory Koenig" w:date="2019-10-15T19:20:00Z">
              <w:rPr/>
            </w:rPrChange>
          </w:rPr>
          <w:t xml:space="preserve">Depuis lors, de </w:t>
        </w:r>
        <w:r w:rsidRPr="00F351FD">
          <w:rPr>
            <w:lang w:val="fr-FR"/>
            <w:rPrChange w:id="616" w:author="Gregory Koenig" w:date="2019-10-15T19:20:00Z">
              <w:rPr>
                <w:rStyle w:val="Hyperlink"/>
              </w:rPr>
            </w:rPrChange>
          </w:rPr>
          <w:t>nombreux clients</w:t>
        </w:r>
        <w:r w:rsidRPr="00F351FD">
          <w:rPr>
            <w:lang w:val="fr-FR"/>
            <w:rPrChange w:id="617" w:author="Gregory Koenig" w:date="2019-10-15T19:20:00Z">
              <w:rPr/>
            </w:rPrChange>
          </w:rPr>
          <w:t xml:space="preserve"> lui ont fait confiance et ce sont</w:t>
        </w:r>
      </w:ins>
      <w:ins w:id="618" w:author="Gregory Koenig" w:date="2019-10-15T19:24:00Z">
        <w:r>
          <w:rPr>
            <w:lang w:val="fr-FR"/>
          </w:rPr>
          <w:t xml:space="preserve"> </w:t>
        </w:r>
      </w:ins>
      <w:ins w:id="619" w:author="Gregory Koenig" w:date="2019-10-15T19:20:00Z">
        <w:r w:rsidRPr="00F351FD">
          <w:rPr>
            <w:lang w:val="fr-FR"/>
            <w:rPrChange w:id="620" w:author="Gregory Koenig" w:date="2019-10-15T19:20:00Z">
              <w:rPr/>
            </w:rPrChange>
          </w:rPr>
          <w:t xml:space="preserve">plus de </w:t>
        </w:r>
      </w:ins>
      <w:ins w:id="621" w:author="Gregory Koenig" w:date="2019-10-15T19:21:00Z">
        <w:r>
          <w:rPr>
            <w:lang w:val="fr-FR"/>
          </w:rPr>
          <w:t>sept cents</w:t>
        </w:r>
      </w:ins>
      <w:ins w:id="622" w:author="Gregory Koenig" w:date="2019-10-15T19:20:00Z">
        <w:r w:rsidRPr="00F351FD">
          <w:rPr>
            <w:lang w:val="fr-FR"/>
            <w:rPrChange w:id="623" w:author="Gregory Koenig" w:date="2019-10-15T19:20:00Z">
              <w:rPr/>
            </w:rPrChange>
          </w:rPr>
          <w:t xml:space="preserve"> projets complexes qui ont été conduits</w:t>
        </w:r>
      </w:ins>
      <w:ins w:id="624" w:author="Gregory Koenig" w:date="2019-10-15T19:24:00Z">
        <w:r>
          <w:rPr>
            <w:lang w:val="fr-FR"/>
          </w:rPr>
          <w:t xml:space="preserve"> (cf. </w:t>
        </w:r>
      </w:ins>
      <w:ins w:id="625" w:author="Gregory Koenig" w:date="2019-10-15T19:34:00Z">
        <w:r w:rsidR="009D4308">
          <w:rPr>
            <w:lang w:val="fr-FR"/>
          </w:rPr>
          <w:t>annexe 2</w:t>
        </w:r>
      </w:ins>
      <w:ins w:id="626" w:author="Gregory Koenig" w:date="2019-10-15T19:24:00Z">
        <w:r>
          <w:rPr>
            <w:lang w:val="fr-FR"/>
          </w:rPr>
          <w:t>).</w:t>
        </w:r>
      </w:ins>
    </w:p>
    <w:p w14:paraId="6CB9BC76" w14:textId="2C7FF274" w:rsidR="00F351FD" w:rsidRDefault="00F351FD" w:rsidP="00F351FD">
      <w:pPr>
        <w:pStyle w:val="Content"/>
        <w:rPr>
          <w:ins w:id="627" w:author="Gregory Koenig" w:date="2019-10-15T19:21:00Z"/>
          <w:lang w:val="fr-FR"/>
        </w:rPr>
      </w:pPr>
    </w:p>
    <w:p w14:paraId="43852215" w14:textId="0C6A7B7E" w:rsidR="00F351FD" w:rsidRPr="00F351FD" w:rsidRDefault="00F351FD" w:rsidP="00F351FD">
      <w:pPr>
        <w:pStyle w:val="Content"/>
        <w:rPr>
          <w:ins w:id="628" w:author="Gregory Koenig" w:date="2019-10-15T19:16:00Z"/>
          <w:lang w:val="fr-FR"/>
        </w:rPr>
      </w:pPr>
      <w:ins w:id="629" w:author="Gregory Koenig" w:date="2019-10-15T19:21:00Z">
        <w:r w:rsidRPr="00F351FD">
          <w:rPr>
            <w:lang w:val="fr-FR"/>
            <w:rPrChange w:id="630" w:author="Gregory Koenig" w:date="2019-10-15T19:21:00Z">
              <w:rPr/>
            </w:rPrChange>
          </w:rPr>
          <w:t>Active dans la communauté Open Source</w:t>
        </w:r>
      </w:ins>
      <w:ins w:id="631" w:author="Gregory Koenig" w:date="2019-10-15T19:49:00Z">
        <w:r w:rsidR="00BA3F95">
          <w:rPr>
            <w:lang w:val="fr-FR"/>
          </w:rPr>
          <w:t xml:space="preserve"> (développement</w:t>
        </w:r>
      </w:ins>
      <w:ins w:id="632" w:author="Gregory Koenig" w:date="2019-10-15T19:50:00Z">
        <w:r w:rsidR="00BA3F95">
          <w:rPr>
            <w:lang w:val="fr-FR"/>
          </w:rPr>
          <w:t xml:space="preserve"> </w:t>
        </w:r>
      </w:ins>
      <w:ins w:id="633" w:author="Gregory Koenig" w:date="2019-10-15T19:49:00Z">
        <w:r w:rsidR="00BA3F95">
          <w:rPr>
            <w:lang w:val="fr-FR"/>
          </w:rPr>
          <w:t>de logiciels libres)</w:t>
        </w:r>
      </w:ins>
      <w:ins w:id="634" w:author="Gregory Koenig" w:date="2019-10-15T19:21:00Z">
        <w:r w:rsidRPr="00F351FD">
          <w:rPr>
            <w:lang w:val="fr-FR"/>
            <w:rPrChange w:id="635" w:author="Gregory Koenig" w:date="2019-10-15T19:21:00Z">
              <w:rPr/>
            </w:rPrChange>
          </w:rPr>
          <w:t xml:space="preserve">, l'agence </w:t>
        </w:r>
        <w:proofErr w:type="spellStart"/>
        <w:r w:rsidRPr="00F351FD">
          <w:rPr>
            <w:lang w:val="fr-FR"/>
            <w:rPrChange w:id="636" w:author="Gregory Koenig" w:date="2019-10-15T19:21:00Z">
              <w:rPr/>
            </w:rPrChange>
          </w:rPr>
          <w:t>Actency</w:t>
        </w:r>
        <w:proofErr w:type="spellEnd"/>
        <w:r w:rsidRPr="00F351FD">
          <w:rPr>
            <w:lang w:val="fr-FR"/>
            <w:rPrChange w:id="637" w:author="Gregory Koenig" w:date="2019-10-15T19:21:00Z">
              <w:rPr/>
            </w:rPrChange>
          </w:rPr>
          <w:t xml:space="preserve"> est devenue un acteur de premier rang sur la technologie Drupal.</w:t>
        </w:r>
      </w:ins>
    </w:p>
    <w:p w14:paraId="450E2270" w14:textId="77777777" w:rsidR="00F351FD" w:rsidRPr="00F351FD" w:rsidRDefault="00F351FD">
      <w:pPr>
        <w:rPr>
          <w:ins w:id="638" w:author="Gregory Koenig" w:date="2019-10-15T02:19:00Z"/>
          <w:lang w:val="fr-FR"/>
          <w:rPrChange w:id="639" w:author="Gregory Koenig" w:date="2019-10-15T19:16:00Z">
            <w:rPr>
              <w:ins w:id="640" w:author="Gregory Koenig" w:date="2019-10-15T02:19:00Z"/>
              <w:lang w:val="fr-FR"/>
            </w:rPr>
          </w:rPrChange>
        </w:rPr>
        <w:pPrChange w:id="641" w:author="Gregory Koenig" w:date="2019-10-15T19:16:00Z">
          <w:pPr>
            <w:pStyle w:val="Heading2"/>
          </w:pPr>
        </w:pPrChange>
      </w:pPr>
    </w:p>
    <w:p w14:paraId="299779E4" w14:textId="03ED8E53" w:rsidR="00CA2585" w:rsidRDefault="00CA2585" w:rsidP="00CA2585">
      <w:pPr>
        <w:pStyle w:val="Heading2"/>
        <w:rPr>
          <w:ins w:id="642" w:author="Gregory Koenig" w:date="2019-10-15T19:16:00Z"/>
          <w:lang w:val="fr-FR"/>
        </w:rPr>
      </w:pPr>
      <w:bookmarkStart w:id="643" w:name="_Toc22088954"/>
      <w:ins w:id="644" w:author="Gregory Koenig" w:date="2019-10-15T02:19:00Z">
        <w:r>
          <w:rPr>
            <w:lang w:val="fr-FR"/>
          </w:rPr>
          <w:t>Missions</w:t>
        </w:r>
      </w:ins>
      <w:bookmarkEnd w:id="643"/>
    </w:p>
    <w:p w14:paraId="4DFFB677" w14:textId="7BE91C66" w:rsidR="008F2C35" w:rsidRDefault="00BA3F95" w:rsidP="00233A0A">
      <w:pPr>
        <w:pStyle w:val="Content"/>
        <w:jc w:val="both"/>
        <w:rPr>
          <w:ins w:id="645" w:author="Gregory Koenig" w:date="2019-10-15T20:33:00Z"/>
          <w:lang w:val="fr-FR"/>
        </w:rPr>
        <w:pPrChange w:id="646" w:author="Gregory Koenig" w:date="2019-10-15T21:48:00Z">
          <w:pPr>
            <w:pStyle w:val="Content"/>
          </w:pPr>
        </w:pPrChange>
      </w:pPr>
      <w:proofErr w:type="spellStart"/>
      <w:ins w:id="647" w:author="Gregory Koenig" w:date="2019-10-15T19:45:00Z">
        <w:r>
          <w:rPr>
            <w:lang w:val="fr-FR"/>
          </w:rPr>
          <w:t>Actency</w:t>
        </w:r>
        <w:proofErr w:type="spellEnd"/>
        <w:r>
          <w:rPr>
            <w:lang w:val="fr-FR"/>
          </w:rPr>
          <w:t xml:space="preserve"> œuvre </w:t>
        </w:r>
      </w:ins>
      <w:ins w:id="648" w:author="Gregory Koenig" w:date="2019-10-15T19:46:00Z">
        <w:r>
          <w:rPr>
            <w:lang w:val="fr-FR"/>
          </w:rPr>
          <w:t xml:space="preserve">sur le secteur du développement </w:t>
        </w:r>
      </w:ins>
      <w:ins w:id="649" w:author="Gregory Koenig" w:date="2019-10-15T21:56:00Z">
        <w:r w:rsidR="006F2E83">
          <w:rPr>
            <w:lang w:val="fr-FR"/>
          </w:rPr>
          <w:t>Web</w:t>
        </w:r>
      </w:ins>
      <w:ins w:id="650" w:author="Gregory Koenig" w:date="2019-10-15T19:46:00Z">
        <w:r>
          <w:rPr>
            <w:lang w:val="fr-FR"/>
          </w:rPr>
          <w:t xml:space="preserve"> à travers quatre offres</w:t>
        </w:r>
      </w:ins>
      <w:ins w:id="651" w:author="Gregory Koenig" w:date="2019-10-15T20:26:00Z">
        <w:r w:rsidR="00E86203">
          <w:rPr>
            <w:lang w:val="fr-FR"/>
          </w:rPr>
          <w:t xml:space="preserve"> (cf. figure 2)</w:t>
        </w:r>
      </w:ins>
      <w:ins w:id="652" w:author="Gregory Koenig" w:date="2019-10-15T19:46:00Z">
        <w:r>
          <w:rPr>
            <w:lang w:val="fr-FR"/>
          </w:rPr>
          <w:t>.</w:t>
        </w:r>
      </w:ins>
    </w:p>
    <w:p w14:paraId="3EF8E279" w14:textId="04812A07" w:rsidR="00B174BB" w:rsidRDefault="00B174BB" w:rsidP="00233A0A">
      <w:pPr>
        <w:pStyle w:val="Content"/>
        <w:jc w:val="both"/>
        <w:rPr>
          <w:ins w:id="653" w:author="Gregory Koenig" w:date="2019-10-15T20:33:00Z"/>
          <w:lang w:val="fr-FR"/>
        </w:rPr>
        <w:pPrChange w:id="654" w:author="Gregory Koenig" w:date="2019-10-15T21:48:00Z">
          <w:pPr>
            <w:pStyle w:val="Content"/>
          </w:pPr>
        </w:pPrChange>
      </w:pPr>
    </w:p>
    <w:p w14:paraId="6A35F0A2" w14:textId="47E20060" w:rsidR="00B174BB" w:rsidRDefault="00B174BB" w:rsidP="00233A0A">
      <w:pPr>
        <w:pStyle w:val="Content"/>
        <w:jc w:val="both"/>
        <w:rPr>
          <w:ins w:id="655" w:author="Gregory Koenig" w:date="2019-10-15T20:35:00Z"/>
          <w:lang w:val="fr-FR"/>
        </w:rPr>
        <w:pPrChange w:id="656" w:author="Gregory Koenig" w:date="2019-10-15T21:48:00Z">
          <w:pPr>
            <w:pStyle w:val="Content"/>
          </w:pPr>
        </w:pPrChange>
      </w:pPr>
      <w:ins w:id="657" w:author="Gregory Koenig" w:date="2019-10-15T20:33:00Z">
        <w:r>
          <w:rPr>
            <w:lang w:val="fr-FR"/>
          </w:rPr>
          <w:t>Le cœur d’action est l’expertise Drup</w:t>
        </w:r>
      </w:ins>
      <w:ins w:id="658" w:author="Gregory Koenig" w:date="2019-10-15T20:34:00Z">
        <w:r>
          <w:rPr>
            <w:lang w:val="fr-FR"/>
          </w:rPr>
          <w:t xml:space="preserve">al auquel </w:t>
        </w:r>
        <w:proofErr w:type="spellStart"/>
        <w:r>
          <w:rPr>
            <w:lang w:val="fr-FR"/>
          </w:rPr>
          <w:t>Actency</w:t>
        </w:r>
        <w:proofErr w:type="spellEnd"/>
        <w:r>
          <w:rPr>
            <w:lang w:val="fr-FR"/>
          </w:rPr>
          <w:t xml:space="preserve"> s’investi</w:t>
        </w:r>
      </w:ins>
      <w:ins w:id="659" w:author="Gregory Koenig" w:date="2019-10-15T20:36:00Z">
        <w:r>
          <w:rPr>
            <w:lang w:val="fr-FR"/>
          </w:rPr>
          <w:t>t</w:t>
        </w:r>
      </w:ins>
      <w:ins w:id="660" w:author="Gregory Koenig" w:date="2019-10-15T20:35:00Z">
        <w:r>
          <w:rPr>
            <w:lang w:val="fr-FR"/>
          </w:rPr>
          <w:t xml:space="preserve"> </w:t>
        </w:r>
      </w:ins>
      <w:ins w:id="661" w:author="Gregory Koenig" w:date="2019-10-15T20:34:00Z">
        <w:r>
          <w:rPr>
            <w:lang w:val="fr-FR"/>
          </w:rPr>
          <w:t xml:space="preserve">activement : </w:t>
        </w:r>
        <w:r w:rsidRPr="00B174BB">
          <w:rPr>
            <w:lang w:val="fr-FR"/>
            <w:rPrChange w:id="662" w:author="Gregory Koenig" w:date="2019-10-15T20:34:00Z">
              <w:rPr/>
            </w:rPrChange>
          </w:rPr>
          <w:t>conférences, sponsoring, échanges</w:t>
        </w:r>
        <w:r>
          <w:rPr>
            <w:lang w:val="fr-FR"/>
          </w:rPr>
          <w:t>…</w:t>
        </w:r>
      </w:ins>
    </w:p>
    <w:p w14:paraId="69E32FD9" w14:textId="4BAF7EC8" w:rsidR="00B174BB" w:rsidRDefault="00B174BB" w:rsidP="00233A0A">
      <w:pPr>
        <w:pStyle w:val="Content"/>
        <w:jc w:val="both"/>
        <w:rPr>
          <w:ins w:id="663" w:author="Gregory Koenig" w:date="2019-10-15T20:35:00Z"/>
          <w:lang w:val="fr-FR"/>
        </w:rPr>
        <w:pPrChange w:id="664" w:author="Gregory Koenig" w:date="2019-10-15T21:48:00Z">
          <w:pPr>
            <w:pStyle w:val="Content"/>
          </w:pPr>
        </w:pPrChange>
      </w:pPr>
    </w:p>
    <w:p w14:paraId="269FAE87" w14:textId="276474A1" w:rsidR="00B174BB" w:rsidRDefault="00B174BB" w:rsidP="00233A0A">
      <w:pPr>
        <w:pStyle w:val="Content"/>
        <w:jc w:val="both"/>
        <w:rPr>
          <w:ins w:id="665" w:author="Gregory Koenig" w:date="2019-10-15T20:37:00Z"/>
          <w:lang w:val="fr-FR"/>
        </w:rPr>
        <w:pPrChange w:id="666" w:author="Gregory Koenig" w:date="2019-10-15T21:48:00Z">
          <w:pPr>
            <w:pStyle w:val="Content"/>
          </w:pPr>
        </w:pPrChange>
      </w:pPr>
      <w:ins w:id="667" w:author="Gregory Koenig" w:date="2019-10-15T20:35:00Z">
        <w:r>
          <w:rPr>
            <w:lang w:val="fr-FR"/>
          </w:rPr>
          <w:t xml:space="preserve">Elle agit également en amont des projets afin de </w:t>
        </w:r>
      </w:ins>
      <w:ins w:id="668" w:author="Gregory Koenig" w:date="2019-10-15T20:36:00Z">
        <w:r>
          <w:rPr>
            <w:lang w:val="fr-FR"/>
          </w:rPr>
          <w:t xml:space="preserve">garantir leur réussite : </w:t>
        </w:r>
        <w:r w:rsidRPr="00B174BB">
          <w:rPr>
            <w:lang w:val="fr-FR"/>
            <w:rPrChange w:id="669" w:author="Gregory Koenig" w:date="2019-10-15T20:36:00Z">
              <w:rPr/>
            </w:rPrChange>
          </w:rPr>
          <w:t>sites, applications Métier, études qualitatives,</w:t>
        </w:r>
        <w:r>
          <w:rPr>
            <w:lang w:val="fr-FR"/>
          </w:rPr>
          <w:t xml:space="preserve"> </w:t>
        </w:r>
        <w:r w:rsidRPr="00B174BB">
          <w:rPr>
            <w:lang w:val="fr-FR"/>
            <w:rPrChange w:id="670" w:author="Gregory Koenig" w:date="2019-10-15T20:36:00Z">
              <w:rPr/>
            </w:rPrChange>
          </w:rPr>
          <w:t>scénarii d'usages, parcours utilisateurs, cahier des charges</w:t>
        </w:r>
        <w:r>
          <w:rPr>
            <w:lang w:val="fr-FR"/>
          </w:rPr>
          <w:t>.</w:t>
        </w:r>
      </w:ins>
    </w:p>
    <w:p w14:paraId="53DB1F00" w14:textId="18412D07" w:rsidR="00B174BB" w:rsidRDefault="00B174BB" w:rsidP="00233A0A">
      <w:pPr>
        <w:pStyle w:val="Content"/>
        <w:jc w:val="both"/>
        <w:rPr>
          <w:ins w:id="671" w:author="Gregory Koenig" w:date="2019-10-15T20:37:00Z"/>
          <w:lang w:val="fr-FR"/>
        </w:rPr>
        <w:pPrChange w:id="672" w:author="Gregory Koenig" w:date="2019-10-15T21:48:00Z">
          <w:pPr>
            <w:pStyle w:val="Content"/>
          </w:pPr>
        </w:pPrChange>
      </w:pPr>
    </w:p>
    <w:p w14:paraId="176919D9" w14:textId="1BE8862F" w:rsidR="00B174BB" w:rsidRDefault="00B174BB" w:rsidP="00233A0A">
      <w:pPr>
        <w:pStyle w:val="Content"/>
        <w:jc w:val="both"/>
        <w:rPr>
          <w:ins w:id="673" w:author="Gregory Koenig" w:date="2019-10-15T20:37:00Z"/>
          <w:lang w:val="fr-FR"/>
        </w:rPr>
        <w:pPrChange w:id="674" w:author="Gregory Koenig" w:date="2019-10-15T21:48:00Z">
          <w:pPr>
            <w:pStyle w:val="Content"/>
          </w:pPr>
        </w:pPrChange>
      </w:pPr>
      <w:ins w:id="675" w:author="Gregory Koenig" w:date="2019-10-15T20:37:00Z">
        <w:r>
          <w:rPr>
            <w:lang w:val="fr-FR"/>
          </w:rPr>
          <w:t xml:space="preserve">De plus, elle </w:t>
        </w:r>
        <w:r w:rsidRPr="00B174BB">
          <w:rPr>
            <w:lang w:val="fr-FR"/>
            <w:rPrChange w:id="676" w:author="Gregory Koenig" w:date="2019-10-15T20:37:00Z">
              <w:rPr/>
            </w:rPrChange>
          </w:rPr>
          <w:t>accompagne</w:t>
        </w:r>
        <w:r>
          <w:rPr>
            <w:lang w:val="fr-FR"/>
          </w:rPr>
          <w:t xml:space="preserve"> ses clients</w:t>
        </w:r>
        <w:r w:rsidRPr="00B174BB">
          <w:rPr>
            <w:lang w:val="fr-FR"/>
            <w:rPrChange w:id="677" w:author="Gregory Koenig" w:date="2019-10-15T20:37:00Z">
              <w:rPr/>
            </w:rPrChange>
          </w:rPr>
          <w:t xml:space="preserve"> dans </w:t>
        </w:r>
        <w:r>
          <w:rPr>
            <w:lang w:val="fr-FR"/>
          </w:rPr>
          <w:t>leurs</w:t>
        </w:r>
        <w:r w:rsidRPr="00B174BB">
          <w:rPr>
            <w:lang w:val="fr-FR"/>
            <w:rPrChange w:id="678" w:author="Gregory Koenig" w:date="2019-10-15T20:37:00Z">
              <w:rPr/>
            </w:rPrChange>
          </w:rPr>
          <w:t xml:space="preserve"> stratégies marketing digital, que ce soit via la maîtrise des solutions d’automatisation ou la gestion des services opérationnels.</w:t>
        </w:r>
      </w:ins>
    </w:p>
    <w:p w14:paraId="4270867A" w14:textId="71E3C225" w:rsidR="00B174BB" w:rsidRDefault="00B174BB" w:rsidP="00233A0A">
      <w:pPr>
        <w:pStyle w:val="Content"/>
        <w:jc w:val="both"/>
        <w:rPr>
          <w:ins w:id="679" w:author="Gregory Koenig" w:date="2019-10-15T20:37:00Z"/>
          <w:lang w:val="fr-FR"/>
        </w:rPr>
        <w:pPrChange w:id="680" w:author="Gregory Koenig" w:date="2019-10-15T21:48:00Z">
          <w:pPr>
            <w:pStyle w:val="Content"/>
          </w:pPr>
        </w:pPrChange>
      </w:pPr>
    </w:p>
    <w:p w14:paraId="499BFEC0" w14:textId="7B8E5E00" w:rsidR="00B174BB" w:rsidRPr="00B174BB" w:rsidRDefault="00B174BB" w:rsidP="00233A0A">
      <w:pPr>
        <w:pStyle w:val="Content"/>
        <w:jc w:val="both"/>
        <w:rPr>
          <w:ins w:id="681" w:author="Gregory Koenig" w:date="2019-10-15T20:07:00Z"/>
          <w:lang w:val="fr-FR"/>
        </w:rPr>
        <w:pPrChange w:id="682" w:author="Gregory Koenig" w:date="2019-10-15T21:48:00Z">
          <w:pPr>
            <w:pStyle w:val="Content"/>
          </w:pPr>
        </w:pPrChange>
      </w:pPr>
      <w:ins w:id="683" w:author="Gregory Koenig" w:date="2019-10-15T20:38:00Z">
        <w:r>
          <w:rPr>
            <w:lang w:val="fr-FR"/>
          </w:rPr>
          <w:t>Enfin, lors de besoins spécifiques, elle est en capacité de déployer rapidement des effectifs afin d’intégrer directement les équipes de ses partenaires</w:t>
        </w:r>
      </w:ins>
      <w:ins w:id="684" w:author="Gregory Koenig" w:date="2019-10-15T20:39:00Z">
        <w:r>
          <w:rPr>
            <w:lang w:val="fr-FR"/>
          </w:rPr>
          <w:t xml:space="preserve"> afin d’assurer la gestion administrative, de réduire les coûts</w:t>
        </w:r>
      </w:ins>
      <w:ins w:id="685" w:author="Gregory Koenig" w:date="2019-10-15T20:40:00Z">
        <w:r w:rsidR="00756B2A">
          <w:rPr>
            <w:lang w:val="fr-FR"/>
          </w:rPr>
          <w:t xml:space="preserve"> et de les doter de compétences techniques pointues.</w:t>
        </w:r>
      </w:ins>
    </w:p>
    <w:p w14:paraId="526A5332" w14:textId="77777777" w:rsidR="008F2C35" w:rsidRDefault="008F2C35">
      <w:pPr>
        <w:spacing w:after="200"/>
        <w:rPr>
          <w:ins w:id="686" w:author="Gregory Koenig" w:date="2019-10-15T20:07:00Z"/>
          <w:b w:val="0"/>
          <w:lang w:val="fr-FR"/>
        </w:rPr>
      </w:pPr>
      <w:ins w:id="687" w:author="Gregory Koenig" w:date="2019-10-15T20:07:00Z">
        <w:r>
          <w:rPr>
            <w:lang w:val="fr-FR"/>
          </w:rPr>
          <w:br w:type="page"/>
        </w:r>
      </w:ins>
    </w:p>
    <w:p w14:paraId="09AE4686" w14:textId="060DFD31" w:rsidR="00BA3F95" w:rsidRPr="00BA3F95" w:rsidRDefault="00BA3F95">
      <w:pPr>
        <w:pStyle w:val="Content"/>
        <w:rPr>
          <w:ins w:id="688" w:author="Gregory Koenig" w:date="2019-10-15T19:47:00Z"/>
          <w:b/>
          <w:lang w:val="fr-FR"/>
          <w:rPrChange w:id="689" w:author="Gregory Koenig" w:date="2019-10-15T19:56:00Z">
            <w:rPr>
              <w:ins w:id="690" w:author="Gregory Koenig" w:date="2019-10-15T19:47:00Z"/>
              <w:b w:val="0"/>
              <w:bCs/>
              <w:lang w:val="fr-FR"/>
            </w:rPr>
          </w:rPrChange>
        </w:rPr>
        <w:pPrChange w:id="691" w:author="Gregory Koenig" w:date="2019-10-15T19:56:00Z">
          <w:pPr/>
        </w:pPrChange>
      </w:pPr>
    </w:p>
    <w:p w14:paraId="7C283517" w14:textId="1C0BCC08" w:rsidR="00BA3F95" w:rsidRPr="008F2C35" w:rsidRDefault="00BA3F95">
      <w:pPr>
        <w:spacing w:before="100" w:beforeAutospacing="1" w:after="100" w:afterAutospacing="1" w:line="240" w:lineRule="auto"/>
        <w:rPr>
          <w:ins w:id="692" w:author="Gregory Koenig" w:date="2019-10-15T19:57:00Z"/>
          <w:rFonts w:eastAsia="Times New Roman"/>
          <w:b w:val="0"/>
          <w:bCs/>
          <w:color w:val="auto"/>
          <w:sz w:val="24"/>
          <w:szCs w:val="24"/>
          <w:lang w:val="fr-FR"/>
          <w:rPrChange w:id="693" w:author="Gregory Koenig" w:date="2019-10-15T19:58:00Z">
            <w:rPr>
              <w:ins w:id="694" w:author="Gregory Koenig" w:date="2019-10-15T19:57:00Z"/>
              <w:b w:val="0"/>
              <w:bCs/>
            </w:rPr>
          </w:rPrChange>
        </w:rPr>
        <w:pPrChange w:id="695" w:author="Gregory Koenig" w:date="2019-10-15T19:57:00Z">
          <w:pPr>
            <w:numPr>
              <w:numId w:val="4"/>
            </w:numPr>
            <w:tabs>
              <w:tab w:val="num" w:pos="360"/>
            </w:tabs>
            <w:spacing w:before="100" w:beforeAutospacing="1" w:after="100" w:afterAutospacing="1" w:line="240" w:lineRule="auto"/>
            <w:ind w:left="360" w:hanging="360"/>
          </w:pPr>
        </w:pPrChange>
      </w:pPr>
    </w:p>
    <w:p w14:paraId="1794BCDF" w14:textId="50D84D2F" w:rsidR="00BA3F95" w:rsidRPr="008F2C35" w:rsidRDefault="00BA3F95">
      <w:pPr>
        <w:spacing w:before="100" w:beforeAutospacing="1" w:after="100" w:afterAutospacing="1" w:line="240" w:lineRule="auto"/>
        <w:rPr>
          <w:ins w:id="696" w:author="Gregory Koenig" w:date="2019-10-15T19:57:00Z"/>
          <w:rFonts w:eastAsia="Times New Roman"/>
          <w:b w:val="0"/>
          <w:bCs/>
          <w:color w:val="auto"/>
          <w:sz w:val="24"/>
          <w:szCs w:val="24"/>
          <w:lang w:val="fr-FR"/>
          <w:rPrChange w:id="697" w:author="Gregory Koenig" w:date="2019-10-15T19:58:00Z">
            <w:rPr>
              <w:ins w:id="698" w:author="Gregory Koenig" w:date="2019-10-15T19:57:00Z"/>
              <w:b w:val="0"/>
              <w:bCs/>
            </w:rPr>
          </w:rPrChange>
        </w:rPr>
        <w:pPrChange w:id="699" w:author="Gregory Koenig" w:date="2019-10-15T19:57:00Z">
          <w:pPr>
            <w:numPr>
              <w:numId w:val="4"/>
            </w:numPr>
            <w:tabs>
              <w:tab w:val="num" w:pos="360"/>
            </w:tabs>
            <w:spacing w:before="100" w:beforeAutospacing="1" w:after="100" w:afterAutospacing="1" w:line="240" w:lineRule="auto"/>
            <w:ind w:left="360" w:hanging="360"/>
          </w:pPr>
        </w:pPrChange>
      </w:pPr>
    </w:p>
    <w:p w14:paraId="69F0AEB1" w14:textId="34333F76" w:rsidR="00BA3F95" w:rsidRPr="008F2C35" w:rsidRDefault="00BA3F95">
      <w:pPr>
        <w:spacing w:before="100" w:beforeAutospacing="1" w:after="100" w:afterAutospacing="1" w:line="240" w:lineRule="auto"/>
        <w:rPr>
          <w:ins w:id="700" w:author="Gregory Koenig" w:date="2019-10-15T19:57:00Z"/>
          <w:rFonts w:eastAsia="Times New Roman"/>
          <w:b w:val="0"/>
          <w:bCs/>
          <w:color w:val="auto"/>
          <w:sz w:val="24"/>
          <w:szCs w:val="24"/>
          <w:lang w:val="fr-FR"/>
          <w:rPrChange w:id="701" w:author="Gregory Koenig" w:date="2019-10-15T19:58:00Z">
            <w:rPr>
              <w:ins w:id="702" w:author="Gregory Koenig" w:date="2019-10-15T19:57:00Z"/>
              <w:b w:val="0"/>
              <w:bCs/>
            </w:rPr>
          </w:rPrChange>
        </w:rPr>
        <w:pPrChange w:id="703" w:author="Gregory Koenig" w:date="2019-10-15T19:57:00Z">
          <w:pPr>
            <w:numPr>
              <w:numId w:val="4"/>
            </w:numPr>
            <w:tabs>
              <w:tab w:val="num" w:pos="360"/>
            </w:tabs>
            <w:spacing w:before="100" w:beforeAutospacing="1" w:after="100" w:afterAutospacing="1" w:line="240" w:lineRule="auto"/>
            <w:ind w:left="360" w:hanging="360"/>
          </w:pPr>
        </w:pPrChange>
      </w:pPr>
    </w:p>
    <w:p w14:paraId="0EA2625F" w14:textId="2D167290" w:rsidR="00BA3F95" w:rsidRPr="008F2C35" w:rsidRDefault="00E86203">
      <w:pPr>
        <w:spacing w:before="100" w:beforeAutospacing="1" w:after="100" w:afterAutospacing="1" w:line="240" w:lineRule="auto"/>
        <w:rPr>
          <w:ins w:id="704" w:author="Gregory Koenig" w:date="2019-10-15T19:57:00Z"/>
          <w:rFonts w:eastAsia="Times New Roman"/>
          <w:b w:val="0"/>
          <w:bCs/>
          <w:color w:val="auto"/>
          <w:sz w:val="24"/>
          <w:szCs w:val="24"/>
          <w:lang w:val="fr-FR"/>
          <w:rPrChange w:id="705" w:author="Gregory Koenig" w:date="2019-10-15T19:58:00Z">
            <w:rPr>
              <w:ins w:id="706" w:author="Gregory Koenig" w:date="2019-10-15T19:57:00Z"/>
              <w:b w:val="0"/>
              <w:bCs/>
            </w:rPr>
          </w:rPrChange>
        </w:rPr>
        <w:pPrChange w:id="707" w:author="Gregory Koenig" w:date="2019-10-15T19:57:00Z">
          <w:pPr>
            <w:numPr>
              <w:numId w:val="4"/>
            </w:numPr>
            <w:tabs>
              <w:tab w:val="num" w:pos="360"/>
            </w:tabs>
            <w:spacing w:before="100" w:beforeAutospacing="1" w:after="100" w:afterAutospacing="1" w:line="240" w:lineRule="auto"/>
            <w:ind w:left="360" w:hanging="360"/>
          </w:pPr>
        </w:pPrChange>
      </w:pPr>
      <w:ins w:id="708" w:author="Gregory Koenig" w:date="2019-10-15T20:04:00Z">
        <w:r w:rsidRPr="008F2C35">
          <w:rPr>
            <w:noProof/>
            <w:lang w:val="fr-FR"/>
          </w:rPr>
          <mc:AlternateContent>
            <mc:Choice Requires="wps">
              <w:drawing>
                <wp:anchor distT="45720" distB="45720" distL="114300" distR="114300" simplePos="0" relativeHeight="251751424" behindDoc="0" locked="0" layoutInCell="1" allowOverlap="1" wp14:anchorId="6C5ABBB7" wp14:editId="02D9F767">
                  <wp:simplePos x="0" y="0"/>
                  <wp:positionH relativeFrom="margin">
                    <wp:posOffset>3667760</wp:posOffset>
                  </wp:positionH>
                  <wp:positionV relativeFrom="margin">
                    <wp:posOffset>1757045</wp:posOffset>
                  </wp:positionV>
                  <wp:extent cx="2559050" cy="161925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1619250"/>
                          </a:xfrm>
                          <a:prstGeom prst="rect">
                            <a:avLst/>
                          </a:prstGeom>
                          <a:ln>
                            <a:noFill/>
                            <a:round/>
                            <a:headEnd/>
                            <a:tailEnd/>
                          </a:ln>
                        </wps:spPr>
                        <wps:style>
                          <a:lnRef idx="2">
                            <a:schemeClr val="accent4"/>
                          </a:lnRef>
                          <a:fillRef idx="1">
                            <a:schemeClr val="lt1"/>
                          </a:fillRef>
                          <a:effectRef idx="0">
                            <a:schemeClr val="accent4"/>
                          </a:effectRef>
                          <a:fontRef idx="minor">
                            <a:schemeClr val="dk1"/>
                          </a:fontRef>
                        </wps:style>
                        <wps:txbx>
                          <w:txbxContent>
                            <w:p w14:paraId="3C8F1EAF" w14:textId="3798438B" w:rsidR="006A20B6" w:rsidRPr="008F2C35" w:rsidRDefault="006A20B6" w:rsidP="008F2C35">
                              <w:pPr>
                                <w:numPr>
                                  <w:ilvl w:val="0"/>
                                  <w:numId w:val="4"/>
                                </w:numPr>
                                <w:spacing w:before="100" w:beforeAutospacing="1" w:after="100" w:afterAutospacing="1" w:line="240" w:lineRule="auto"/>
                                <w:rPr>
                                  <w:ins w:id="709" w:author="Gregory Koenig" w:date="2019-10-15T20:05:00Z"/>
                                  <w:rFonts w:eastAsia="Times New Roman"/>
                                  <w:b w:val="0"/>
                                  <w:bCs/>
                                  <w:color w:val="auto"/>
                                  <w:sz w:val="24"/>
                                  <w:szCs w:val="24"/>
                                  <w:rPrChange w:id="710" w:author="Gregory Koenig" w:date="2019-10-15T20:05:00Z">
                                    <w:rPr>
                                      <w:ins w:id="711" w:author="Gregory Koenig" w:date="2019-10-15T20:05:00Z"/>
                                      <w:rFonts w:eastAsia="Times New Roman"/>
                                      <w:b w:val="0"/>
                                      <w:color w:val="auto"/>
                                      <w:sz w:val="24"/>
                                      <w:szCs w:val="24"/>
                                    </w:rPr>
                                  </w:rPrChange>
                                </w:rPr>
                              </w:pPr>
                              <w:ins w:id="712" w:author="Gregory Koenig" w:date="2019-10-15T20:06:00Z">
                                <w:r w:rsidRPr="008F2C35">
                                  <w:rPr>
                                    <w:b w:val="0"/>
                                    <w:bCs/>
                                    <w:rPrChange w:id="713" w:author="Gregory Koenig" w:date="2019-10-15T20:06:00Z">
                                      <w:rPr>
                                        <w:rStyle w:val="Hyperlink"/>
                                      </w:rPr>
                                    </w:rPrChange>
                                  </w:rPr>
                                  <w:t>Audit &amp; Benchmark</w:t>
                                </w:r>
                              </w:ins>
                            </w:p>
                            <w:p w14:paraId="5998EB53" w14:textId="136F1351" w:rsidR="006A20B6" w:rsidRPr="008F2C35" w:rsidRDefault="006A20B6" w:rsidP="008F2C35">
                              <w:pPr>
                                <w:numPr>
                                  <w:ilvl w:val="0"/>
                                  <w:numId w:val="4"/>
                                </w:numPr>
                                <w:spacing w:before="100" w:beforeAutospacing="1" w:after="100" w:afterAutospacing="1" w:line="240" w:lineRule="auto"/>
                                <w:rPr>
                                  <w:ins w:id="714" w:author="Gregory Koenig" w:date="2019-10-15T20:05:00Z"/>
                                  <w:b w:val="0"/>
                                  <w:bCs/>
                                  <w:rPrChange w:id="715" w:author="Gregory Koenig" w:date="2019-10-15T20:05:00Z">
                                    <w:rPr>
                                      <w:ins w:id="716" w:author="Gregory Koenig" w:date="2019-10-15T20:05:00Z"/>
                                    </w:rPr>
                                  </w:rPrChange>
                                </w:rPr>
                              </w:pPr>
                              <w:proofErr w:type="spellStart"/>
                              <w:ins w:id="717" w:author="Gregory Koenig" w:date="2019-10-15T20:06:00Z">
                                <w:r w:rsidRPr="008F2C35">
                                  <w:rPr>
                                    <w:b w:val="0"/>
                                    <w:bCs/>
                                    <w:rPrChange w:id="718" w:author="Gregory Koenig" w:date="2019-10-15T20:06:00Z">
                                      <w:rPr>
                                        <w:rStyle w:val="Hyperlink"/>
                                      </w:rPr>
                                    </w:rPrChange>
                                  </w:rPr>
                                  <w:t>Accompagne</w:t>
                                </w:r>
                              </w:ins>
                              <w:ins w:id="719" w:author="Gregory Koenig" w:date="2019-10-15T20:14:00Z">
                                <w:r>
                                  <w:rPr>
                                    <w:b w:val="0"/>
                                    <w:bCs/>
                                  </w:rPr>
                                  <w:t>ment</w:t>
                                </w:r>
                              </w:ins>
                              <w:proofErr w:type="spellEnd"/>
                              <w:ins w:id="720" w:author="Gregory Koenig" w:date="2019-10-15T20:06:00Z">
                                <w:r w:rsidRPr="008F2C35">
                                  <w:rPr>
                                    <w:b w:val="0"/>
                                    <w:bCs/>
                                    <w:rPrChange w:id="721" w:author="Gregory Koenig" w:date="2019-10-15T20:06:00Z">
                                      <w:rPr>
                                        <w:rStyle w:val="Hyperlink"/>
                                      </w:rPr>
                                    </w:rPrChange>
                                  </w:rPr>
                                  <w:t xml:space="preserve"> </w:t>
                                </w:r>
                              </w:ins>
                              <w:ins w:id="722" w:author="Gregory Koenig" w:date="2019-10-15T20:14:00Z">
                                <w:r>
                                  <w:rPr>
                                    <w:b w:val="0"/>
                                    <w:bCs/>
                                  </w:rPr>
                                  <w:t>d</w:t>
                                </w:r>
                              </w:ins>
                              <w:ins w:id="723" w:author="Gregory Koenig" w:date="2019-10-15T20:06:00Z">
                                <w:r w:rsidRPr="008F2C35">
                                  <w:rPr>
                                    <w:b w:val="0"/>
                                    <w:bCs/>
                                    <w:rPrChange w:id="724" w:author="Gregory Koenig" w:date="2019-10-15T20:06:00Z">
                                      <w:rPr>
                                        <w:rStyle w:val="Hyperlink"/>
                                      </w:rPr>
                                    </w:rPrChange>
                                  </w:rPr>
                                  <w:t xml:space="preserve">e </w:t>
                                </w:r>
                                <w:proofErr w:type="spellStart"/>
                                <w:r w:rsidRPr="008F2C35">
                                  <w:rPr>
                                    <w:b w:val="0"/>
                                    <w:bCs/>
                                    <w:rPrChange w:id="725" w:author="Gregory Koenig" w:date="2019-10-15T20:06:00Z">
                                      <w:rPr>
                                        <w:rStyle w:val="Hyperlink"/>
                                      </w:rPr>
                                    </w:rPrChange>
                                  </w:rPr>
                                  <w:t>projet</w:t>
                                </w:r>
                              </w:ins>
                              <w:proofErr w:type="spellEnd"/>
                            </w:p>
                            <w:p w14:paraId="5A88C17E" w14:textId="126CE1A5" w:rsidR="006A20B6" w:rsidRPr="008F2C35" w:rsidRDefault="006A20B6" w:rsidP="008F2C35">
                              <w:pPr>
                                <w:numPr>
                                  <w:ilvl w:val="0"/>
                                  <w:numId w:val="4"/>
                                </w:numPr>
                                <w:spacing w:before="100" w:beforeAutospacing="1" w:after="100" w:afterAutospacing="1" w:line="240" w:lineRule="auto"/>
                                <w:rPr>
                                  <w:ins w:id="726" w:author="Gregory Koenig" w:date="2019-10-15T20:05:00Z"/>
                                  <w:b w:val="0"/>
                                  <w:bCs/>
                                  <w:rPrChange w:id="727" w:author="Gregory Koenig" w:date="2019-10-15T20:05:00Z">
                                    <w:rPr>
                                      <w:ins w:id="728" w:author="Gregory Koenig" w:date="2019-10-15T20:05:00Z"/>
                                    </w:rPr>
                                  </w:rPrChange>
                                </w:rPr>
                              </w:pPr>
                              <w:proofErr w:type="spellStart"/>
                              <w:ins w:id="729" w:author="Gregory Koenig" w:date="2019-10-15T20:14:00Z">
                                <w:r>
                                  <w:rPr>
                                    <w:b w:val="0"/>
                                    <w:bCs/>
                                  </w:rPr>
                                  <w:t>É</w:t>
                                </w:r>
                              </w:ins>
                              <w:ins w:id="730" w:author="Gregory Koenig" w:date="2019-10-15T20:06:00Z">
                                <w:r w:rsidRPr="008F2C35">
                                  <w:rPr>
                                    <w:b w:val="0"/>
                                    <w:bCs/>
                                    <w:rPrChange w:id="731" w:author="Gregory Koenig" w:date="2019-10-15T20:06:00Z">
                                      <w:rPr>
                                        <w:rStyle w:val="Hyperlink"/>
                                      </w:rPr>
                                    </w:rPrChange>
                                  </w:rPr>
                                  <w:t>laborer</w:t>
                                </w:r>
                                <w:proofErr w:type="spellEnd"/>
                                <w:r w:rsidRPr="008F2C35">
                                  <w:rPr>
                                    <w:b w:val="0"/>
                                    <w:bCs/>
                                    <w:rPrChange w:id="732" w:author="Gregory Koenig" w:date="2019-10-15T20:06:00Z">
                                      <w:rPr>
                                        <w:rStyle w:val="Hyperlink"/>
                                      </w:rPr>
                                    </w:rPrChange>
                                  </w:rPr>
                                  <w:t xml:space="preserve"> </w:t>
                                </w:r>
                                <w:proofErr w:type="spellStart"/>
                                <w:r w:rsidRPr="008F2C35">
                                  <w:rPr>
                                    <w:b w:val="0"/>
                                    <w:bCs/>
                                    <w:rPrChange w:id="733" w:author="Gregory Koenig" w:date="2019-10-15T20:06:00Z">
                                      <w:rPr>
                                        <w:rStyle w:val="Hyperlink"/>
                                      </w:rPr>
                                    </w:rPrChange>
                                  </w:rPr>
                                  <w:t>votre</w:t>
                                </w:r>
                                <w:proofErr w:type="spellEnd"/>
                                <w:r w:rsidRPr="008F2C35">
                                  <w:rPr>
                                    <w:b w:val="0"/>
                                    <w:bCs/>
                                    <w:rPrChange w:id="734" w:author="Gregory Koenig" w:date="2019-10-15T20:06:00Z">
                                      <w:rPr>
                                        <w:rStyle w:val="Hyperlink"/>
                                      </w:rPr>
                                    </w:rPrChange>
                                  </w:rPr>
                                  <w:t xml:space="preserve"> </w:t>
                                </w:r>
                                <w:proofErr w:type="spellStart"/>
                                <w:r w:rsidRPr="008F2C35">
                                  <w:rPr>
                                    <w:b w:val="0"/>
                                    <w:bCs/>
                                    <w:rPrChange w:id="735" w:author="Gregory Koenig" w:date="2019-10-15T20:06:00Z">
                                      <w:rPr>
                                        <w:rStyle w:val="Hyperlink"/>
                                      </w:rPr>
                                    </w:rPrChange>
                                  </w:rPr>
                                  <w:t>stratégie</w:t>
                                </w:r>
                              </w:ins>
                              <w:proofErr w:type="spellEnd"/>
                            </w:p>
                            <w:p w14:paraId="4B73DFA8" w14:textId="15D05104" w:rsidR="006A20B6" w:rsidRPr="008F2C35" w:rsidRDefault="006A20B6" w:rsidP="008F2C35">
                              <w:pPr>
                                <w:numPr>
                                  <w:ilvl w:val="0"/>
                                  <w:numId w:val="4"/>
                                </w:numPr>
                                <w:spacing w:before="100" w:beforeAutospacing="1" w:after="100" w:afterAutospacing="1" w:line="240" w:lineRule="auto"/>
                                <w:rPr>
                                  <w:ins w:id="736" w:author="Gregory Koenig" w:date="2019-10-15T20:05:00Z"/>
                                  <w:b w:val="0"/>
                                  <w:bCs/>
                                  <w:rPrChange w:id="737" w:author="Gregory Koenig" w:date="2019-10-15T20:05:00Z">
                                    <w:rPr>
                                      <w:ins w:id="738" w:author="Gregory Koenig" w:date="2019-10-15T20:05:00Z"/>
                                    </w:rPr>
                                  </w:rPrChange>
                                </w:rPr>
                              </w:pPr>
                              <w:ins w:id="739" w:author="Gregory Koenig" w:date="2019-10-15T20:06:00Z">
                                <w:r w:rsidRPr="008F2C35">
                                  <w:rPr>
                                    <w:b w:val="0"/>
                                    <w:bCs/>
                                    <w:rPrChange w:id="740" w:author="Gregory Koenig" w:date="2019-10-15T20:06:00Z">
                                      <w:rPr>
                                        <w:rStyle w:val="Hyperlink"/>
                                      </w:rPr>
                                    </w:rPrChange>
                                  </w:rPr>
                                  <w:t>Coaching &amp; Formation</w:t>
                                </w:r>
                              </w:ins>
                            </w:p>
                            <w:p w14:paraId="3758048D" w14:textId="41687AEB" w:rsidR="006A20B6" w:rsidRPr="008F2C35" w:rsidRDefault="006A20B6" w:rsidP="008F2C35">
                              <w:pPr>
                                <w:numPr>
                                  <w:ilvl w:val="0"/>
                                  <w:numId w:val="4"/>
                                </w:numPr>
                                <w:spacing w:before="100" w:beforeAutospacing="1" w:after="100" w:afterAutospacing="1" w:line="240" w:lineRule="auto"/>
                                <w:rPr>
                                  <w:ins w:id="741" w:author="Gregory Koenig" w:date="2019-10-15T20:05:00Z"/>
                                  <w:b w:val="0"/>
                                  <w:bCs/>
                                  <w:rPrChange w:id="742" w:author="Gregory Koenig" w:date="2019-10-15T20:05:00Z">
                                    <w:rPr>
                                      <w:ins w:id="743" w:author="Gregory Koenig" w:date="2019-10-15T20:05:00Z"/>
                                    </w:rPr>
                                  </w:rPrChange>
                                </w:rPr>
                              </w:pPr>
                              <w:ins w:id="744" w:author="Gregory Koenig" w:date="2019-10-15T20:06:00Z">
                                <w:r w:rsidRPr="008F2C35">
                                  <w:rPr>
                                    <w:b w:val="0"/>
                                    <w:bCs/>
                                    <w:rPrChange w:id="745" w:author="Gregory Koenig" w:date="2019-10-15T20:06:00Z">
                                      <w:rPr>
                                        <w:rStyle w:val="Hyperlink"/>
                                      </w:rPr>
                                    </w:rPrChange>
                                  </w:rPr>
                                  <w:t xml:space="preserve">Architecture de </w:t>
                                </w:r>
                                <w:proofErr w:type="spellStart"/>
                                <w:r w:rsidRPr="008F2C35">
                                  <w:rPr>
                                    <w:b w:val="0"/>
                                    <w:bCs/>
                                    <w:rPrChange w:id="746" w:author="Gregory Koenig" w:date="2019-10-15T20:06:00Z">
                                      <w:rPr>
                                        <w:rStyle w:val="Hyperlink"/>
                                      </w:rPr>
                                    </w:rPrChange>
                                  </w:rPr>
                                  <w:t>l'</w:t>
                                </w:r>
                              </w:ins>
                              <w:ins w:id="747" w:author="Gregory Koenig" w:date="2019-10-15T20:14:00Z">
                                <w:r>
                                  <w:rPr>
                                    <w:b w:val="0"/>
                                    <w:bCs/>
                                  </w:rPr>
                                  <w:t>i</w:t>
                                </w:r>
                              </w:ins>
                              <w:ins w:id="748" w:author="Gregory Koenig" w:date="2019-10-15T20:06:00Z">
                                <w:r w:rsidRPr="008F2C35">
                                  <w:rPr>
                                    <w:b w:val="0"/>
                                    <w:bCs/>
                                    <w:rPrChange w:id="749" w:author="Gregory Koenig" w:date="2019-10-15T20:06:00Z">
                                      <w:rPr>
                                        <w:rStyle w:val="Hyperlink"/>
                                      </w:rPr>
                                    </w:rPrChange>
                                  </w:rPr>
                                  <w:t>nformation</w:t>
                                </w:r>
                              </w:ins>
                              <w:proofErr w:type="spellEnd"/>
                            </w:p>
                            <w:p w14:paraId="46B36ADE" w14:textId="70F087EC" w:rsidR="006A20B6" w:rsidRPr="008F2C35" w:rsidRDefault="006A20B6" w:rsidP="008F2C35">
                              <w:pPr>
                                <w:numPr>
                                  <w:ilvl w:val="0"/>
                                  <w:numId w:val="4"/>
                                </w:numPr>
                                <w:spacing w:before="100" w:beforeAutospacing="1" w:after="100" w:afterAutospacing="1" w:line="240" w:lineRule="auto"/>
                                <w:rPr>
                                  <w:ins w:id="750" w:author="Gregory Koenig" w:date="2019-10-15T20:05:00Z"/>
                                  <w:b w:val="0"/>
                                  <w:bCs/>
                                  <w:rPrChange w:id="751" w:author="Gregory Koenig" w:date="2019-10-15T20:05:00Z">
                                    <w:rPr>
                                      <w:ins w:id="752" w:author="Gregory Koenig" w:date="2019-10-15T20:05:00Z"/>
                                    </w:rPr>
                                  </w:rPrChange>
                                </w:rPr>
                              </w:pPr>
                              <w:proofErr w:type="spellStart"/>
                              <w:ins w:id="753" w:author="Gregory Koenig" w:date="2019-10-15T20:06:00Z">
                                <w:r w:rsidRPr="008F2C35">
                                  <w:rPr>
                                    <w:b w:val="0"/>
                                    <w:bCs/>
                                    <w:rPrChange w:id="754" w:author="Gregory Koenig" w:date="2019-10-15T20:06:00Z">
                                      <w:rPr>
                                        <w:rStyle w:val="Hyperlink"/>
                                      </w:rPr>
                                    </w:rPrChange>
                                  </w:rPr>
                                  <w:t>Webdesign</w:t>
                                </w:r>
                              </w:ins>
                              <w:proofErr w:type="spellEnd"/>
                            </w:p>
                            <w:p w14:paraId="3F997319" w14:textId="1EAF6FF1" w:rsidR="006A20B6" w:rsidRPr="008F2C35" w:rsidRDefault="006A20B6">
                              <w:pPr>
                                <w:numPr>
                                  <w:ilvl w:val="0"/>
                                  <w:numId w:val="4"/>
                                </w:numPr>
                                <w:spacing w:before="100" w:beforeAutospacing="1" w:after="100" w:afterAutospacing="1" w:line="240" w:lineRule="auto"/>
                                <w:rPr>
                                  <w:b w:val="0"/>
                                  <w:bCs/>
                                  <w:rPrChange w:id="755" w:author="Gregory Koenig" w:date="2019-10-15T20:05:00Z">
                                    <w:rPr/>
                                  </w:rPrChange>
                                </w:rPr>
                                <w:pPrChange w:id="756" w:author="Gregory Koenig" w:date="2019-10-15T20:05:00Z">
                                  <w:pPr/>
                                </w:pPrChange>
                              </w:pPr>
                              <w:proofErr w:type="spellStart"/>
                              <w:ins w:id="757" w:author="Gregory Koenig" w:date="2019-10-15T20:06:00Z">
                                <w:r w:rsidRPr="008F2C35">
                                  <w:rPr>
                                    <w:b w:val="0"/>
                                    <w:bCs/>
                                    <w:rPrChange w:id="758" w:author="Gregory Koenig" w:date="2019-10-15T20:06:00Z">
                                      <w:rPr>
                                        <w:rStyle w:val="Hyperlink"/>
                                      </w:rPr>
                                    </w:rPrChange>
                                  </w:rPr>
                                  <w:t>Stratégie</w:t>
                                </w:r>
                                <w:proofErr w:type="spellEnd"/>
                                <w:r w:rsidRPr="008F2C35">
                                  <w:rPr>
                                    <w:b w:val="0"/>
                                    <w:bCs/>
                                    <w:rPrChange w:id="759" w:author="Gregory Koenig" w:date="2019-10-15T20:06:00Z">
                                      <w:rPr>
                                        <w:rStyle w:val="Hyperlink"/>
                                      </w:rPr>
                                    </w:rPrChange>
                                  </w:rPr>
                                  <w:t xml:space="preserve"> de </w:t>
                                </w:r>
                                <w:proofErr w:type="spellStart"/>
                                <w:r w:rsidRPr="008F2C35">
                                  <w:rPr>
                                    <w:b w:val="0"/>
                                    <w:bCs/>
                                    <w:rPrChange w:id="760" w:author="Gregory Koenig" w:date="2019-10-15T20:06:00Z">
                                      <w:rPr>
                                        <w:rStyle w:val="Hyperlink"/>
                                      </w:rPr>
                                    </w:rPrChange>
                                  </w:rPr>
                                  <w:t>contenus</w:t>
                                </w:r>
                              </w:ins>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ABBB7" id="_x0000_s1049" type="#_x0000_t202" style="position:absolute;margin-left:288.8pt;margin-top:138.35pt;width:201.5pt;height:127.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" fillcolor="white [3201]" stroked="f" strokeweight="2pt">
                  <v:stroke joinstyle="round"/>
                  <v:textbox>
                    <w:txbxContent>
                      <w:p w14:paraId="3C8F1EAF" w14:textId="3798438B" w:rsidR="006A20B6" w:rsidRPr="008F2C35" w:rsidRDefault="006A20B6" w:rsidP="008F2C35">
                        <w:pPr>
                          <w:numPr>
                            <w:ilvl w:val="0"/>
                            <w:numId w:val="4"/>
                          </w:numPr>
                          <w:spacing w:before="100" w:beforeAutospacing="1" w:after="100" w:afterAutospacing="1" w:line="240" w:lineRule="auto"/>
                          <w:rPr>
                            <w:ins w:id="761" w:author="Gregory Koenig" w:date="2019-10-15T20:05:00Z"/>
                            <w:rFonts w:eastAsia="Times New Roman"/>
                            <w:b w:val="0"/>
                            <w:bCs/>
                            <w:color w:val="auto"/>
                            <w:sz w:val="24"/>
                            <w:szCs w:val="24"/>
                            <w:rPrChange w:id="762" w:author="Gregory Koenig" w:date="2019-10-15T20:05:00Z">
                              <w:rPr>
                                <w:ins w:id="763" w:author="Gregory Koenig" w:date="2019-10-15T20:05:00Z"/>
                                <w:rFonts w:eastAsia="Times New Roman"/>
                                <w:b w:val="0"/>
                                <w:color w:val="auto"/>
                                <w:sz w:val="24"/>
                                <w:szCs w:val="24"/>
                              </w:rPr>
                            </w:rPrChange>
                          </w:rPr>
                        </w:pPr>
                        <w:ins w:id="764" w:author="Gregory Koenig" w:date="2019-10-15T20:06:00Z">
                          <w:r w:rsidRPr="008F2C35">
                            <w:rPr>
                              <w:b w:val="0"/>
                              <w:bCs/>
                              <w:rPrChange w:id="765" w:author="Gregory Koenig" w:date="2019-10-15T20:06:00Z">
                                <w:rPr>
                                  <w:rStyle w:val="Hyperlink"/>
                                </w:rPr>
                              </w:rPrChange>
                            </w:rPr>
                            <w:t>Audit &amp; Benchmark</w:t>
                          </w:r>
                        </w:ins>
                      </w:p>
                      <w:p w14:paraId="5998EB53" w14:textId="136F1351" w:rsidR="006A20B6" w:rsidRPr="008F2C35" w:rsidRDefault="006A20B6" w:rsidP="008F2C35">
                        <w:pPr>
                          <w:numPr>
                            <w:ilvl w:val="0"/>
                            <w:numId w:val="4"/>
                          </w:numPr>
                          <w:spacing w:before="100" w:beforeAutospacing="1" w:after="100" w:afterAutospacing="1" w:line="240" w:lineRule="auto"/>
                          <w:rPr>
                            <w:ins w:id="766" w:author="Gregory Koenig" w:date="2019-10-15T20:05:00Z"/>
                            <w:b w:val="0"/>
                            <w:bCs/>
                            <w:rPrChange w:id="767" w:author="Gregory Koenig" w:date="2019-10-15T20:05:00Z">
                              <w:rPr>
                                <w:ins w:id="768" w:author="Gregory Koenig" w:date="2019-10-15T20:05:00Z"/>
                              </w:rPr>
                            </w:rPrChange>
                          </w:rPr>
                        </w:pPr>
                        <w:proofErr w:type="spellStart"/>
                        <w:ins w:id="769" w:author="Gregory Koenig" w:date="2019-10-15T20:06:00Z">
                          <w:r w:rsidRPr="008F2C35">
                            <w:rPr>
                              <w:b w:val="0"/>
                              <w:bCs/>
                              <w:rPrChange w:id="770" w:author="Gregory Koenig" w:date="2019-10-15T20:06:00Z">
                                <w:rPr>
                                  <w:rStyle w:val="Hyperlink"/>
                                </w:rPr>
                              </w:rPrChange>
                            </w:rPr>
                            <w:t>Accompagne</w:t>
                          </w:r>
                        </w:ins>
                        <w:ins w:id="771" w:author="Gregory Koenig" w:date="2019-10-15T20:14:00Z">
                          <w:r>
                            <w:rPr>
                              <w:b w:val="0"/>
                              <w:bCs/>
                            </w:rPr>
                            <w:t>ment</w:t>
                          </w:r>
                        </w:ins>
                        <w:proofErr w:type="spellEnd"/>
                        <w:ins w:id="772" w:author="Gregory Koenig" w:date="2019-10-15T20:06:00Z">
                          <w:r w:rsidRPr="008F2C35">
                            <w:rPr>
                              <w:b w:val="0"/>
                              <w:bCs/>
                              <w:rPrChange w:id="773" w:author="Gregory Koenig" w:date="2019-10-15T20:06:00Z">
                                <w:rPr>
                                  <w:rStyle w:val="Hyperlink"/>
                                </w:rPr>
                              </w:rPrChange>
                            </w:rPr>
                            <w:t xml:space="preserve"> </w:t>
                          </w:r>
                        </w:ins>
                        <w:ins w:id="774" w:author="Gregory Koenig" w:date="2019-10-15T20:14:00Z">
                          <w:r>
                            <w:rPr>
                              <w:b w:val="0"/>
                              <w:bCs/>
                            </w:rPr>
                            <w:t>d</w:t>
                          </w:r>
                        </w:ins>
                        <w:ins w:id="775" w:author="Gregory Koenig" w:date="2019-10-15T20:06:00Z">
                          <w:r w:rsidRPr="008F2C35">
                            <w:rPr>
                              <w:b w:val="0"/>
                              <w:bCs/>
                              <w:rPrChange w:id="776" w:author="Gregory Koenig" w:date="2019-10-15T20:06:00Z">
                                <w:rPr>
                                  <w:rStyle w:val="Hyperlink"/>
                                </w:rPr>
                              </w:rPrChange>
                            </w:rPr>
                            <w:t xml:space="preserve">e </w:t>
                          </w:r>
                          <w:proofErr w:type="spellStart"/>
                          <w:r w:rsidRPr="008F2C35">
                            <w:rPr>
                              <w:b w:val="0"/>
                              <w:bCs/>
                              <w:rPrChange w:id="777" w:author="Gregory Koenig" w:date="2019-10-15T20:06:00Z">
                                <w:rPr>
                                  <w:rStyle w:val="Hyperlink"/>
                                </w:rPr>
                              </w:rPrChange>
                            </w:rPr>
                            <w:t>projet</w:t>
                          </w:r>
                        </w:ins>
                        <w:proofErr w:type="spellEnd"/>
                      </w:p>
                      <w:p w14:paraId="5A88C17E" w14:textId="126CE1A5" w:rsidR="006A20B6" w:rsidRPr="008F2C35" w:rsidRDefault="006A20B6" w:rsidP="008F2C35">
                        <w:pPr>
                          <w:numPr>
                            <w:ilvl w:val="0"/>
                            <w:numId w:val="4"/>
                          </w:numPr>
                          <w:spacing w:before="100" w:beforeAutospacing="1" w:after="100" w:afterAutospacing="1" w:line="240" w:lineRule="auto"/>
                          <w:rPr>
                            <w:ins w:id="778" w:author="Gregory Koenig" w:date="2019-10-15T20:05:00Z"/>
                            <w:b w:val="0"/>
                            <w:bCs/>
                            <w:rPrChange w:id="779" w:author="Gregory Koenig" w:date="2019-10-15T20:05:00Z">
                              <w:rPr>
                                <w:ins w:id="780" w:author="Gregory Koenig" w:date="2019-10-15T20:05:00Z"/>
                              </w:rPr>
                            </w:rPrChange>
                          </w:rPr>
                        </w:pPr>
                        <w:proofErr w:type="spellStart"/>
                        <w:ins w:id="781" w:author="Gregory Koenig" w:date="2019-10-15T20:14:00Z">
                          <w:r>
                            <w:rPr>
                              <w:b w:val="0"/>
                              <w:bCs/>
                            </w:rPr>
                            <w:t>É</w:t>
                          </w:r>
                        </w:ins>
                        <w:ins w:id="782" w:author="Gregory Koenig" w:date="2019-10-15T20:06:00Z">
                          <w:r w:rsidRPr="008F2C35">
                            <w:rPr>
                              <w:b w:val="0"/>
                              <w:bCs/>
                              <w:rPrChange w:id="783" w:author="Gregory Koenig" w:date="2019-10-15T20:06:00Z">
                                <w:rPr>
                                  <w:rStyle w:val="Hyperlink"/>
                                </w:rPr>
                              </w:rPrChange>
                            </w:rPr>
                            <w:t>laborer</w:t>
                          </w:r>
                          <w:proofErr w:type="spellEnd"/>
                          <w:r w:rsidRPr="008F2C35">
                            <w:rPr>
                              <w:b w:val="0"/>
                              <w:bCs/>
                              <w:rPrChange w:id="784" w:author="Gregory Koenig" w:date="2019-10-15T20:06:00Z">
                                <w:rPr>
                                  <w:rStyle w:val="Hyperlink"/>
                                </w:rPr>
                              </w:rPrChange>
                            </w:rPr>
                            <w:t xml:space="preserve"> </w:t>
                          </w:r>
                          <w:proofErr w:type="spellStart"/>
                          <w:r w:rsidRPr="008F2C35">
                            <w:rPr>
                              <w:b w:val="0"/>
                              <w:bCs/>
                              <w:rPrChange w:id="785" w:author="Gregory Koenig" w:date="2019-10-15T20:06:00Z">
                                <w:rPr>
                                  <w:rStyle w:val="Hyperlink"/>
                                </w:rPr>
                              </w:rPrChange>
                            </w:rPr>
                            <w:t>votre</w:t>
                          </w:r>
                          <w:proofErr w:type="spellEnd"/>
                          <w:r w:rsidRPr="008F2C35">
                            <w:rPr>
                              <w:b w:val="0"/>
                              <w:bCs/>
                              <w:rPrChange w:id="786" w:author="Gregory Koenig" w:date="2019-10-15T20:06:00Z">
                                <w:rPr>
                                  <w:rStyle w:val="Hyperlink"/>
                                </w:rPr>
                              </w:rPrChange>
                            </w:rPr>
                            <w:t xml:space="preserve"> </w:t>
                          </w:r>
                          <w:proofErr w:type="spellStart"/>
                          <w:r w:rsidRPr="008F2C35">
                            <w:rPr>
                              <w:b w:val="0"/>
                              <w:bCs/>
                              <w:rPrChange w:id="787" w:author="Gregory Koenig" w:date="2019-10-15T20:06:00Z">
                                <w:rPr>
                                  <w:rStyle w:val="Hyperlink"/>
                                </w:rPr>
                              </w:rPrChange>
                            </w:rPr>
                            <w:t>stratégie</w:t>
                          </w:r>
                        </w:ins>
                        <w:proofErr w:type="spellEnd"/>
                      </w:p>
                      <w:p w14:paraId="4B73DFA8" w14:textId="15D05104" w:rsidR="006A20B6" w:rsidRPr="008F2C35" w:rsidRDefault="006A20B6" w:rsidP="008F2C35">
                        <w:pPr>
                          <w:numPr>
                            <w:ilvl w:val="0"/>
                            <w:numId w:val="4"/>
                          </w:numPr>
                          <w:spacing w:before="100" w:beforeAutospacing="1" w:after="100" w:afterAutospacing="1" w:line="240" w:lineRule="auto"/>
                          <w:rPr>
                            <w:ins w:id="788" w:author="Gregory Koenig" w:date="2019-10-15T20:05:00Z"/>
                            <w:b w:val="0"/>
                            <w:bCs/>
                            <w:rPrChange w:id="789" w:author="Gregory Koenig" w:date="2019-10-15T20:05:00Z">
                              <w:rPr>
                                <w:ins w:id="790" w:author="Gregory Koenig" w:date="2019-10-15T20:05:00Z"/>
                              </w:rPr>
                            </w:rPrChange>
                          </w:rPr>
                        </w:pPr>
                        <w:ins w:id="791" w:author="Gregory Koenig" w:date="2019-10-15T20:06:00Z">
                          <w:r w:rsidRPr="008F2C35">
                            <w:rPr>
                              <w:b w:val="0"/>
                              <w:bCs/>
                              <w:rPrChange w:id="792" w:author="Gregory Koenig" w:date="2019-10-15T20:06:00Z">
                                <w:rPr>
                                  <w:rStyle w:val="Hyperlink"/>
                                </w:rPr>
                              </w:rPrChange>
                            </w:rPr>
                            <w:t>Coaching &amp; Formation</w:t>
                          </w:r>
                        </w:ins>
                      </w:p>
                      <w:p w14:paraId="3758048D" w14:textId="41687AEB" w:rsidR="006A20B6" w:rsidRPr="008F2C35" w:rsidRDefault="006A20B6" w:rsidP="008F2C35">
                        <w:pPr>
                          <w:numPr>
                            <w:ilvl w:val="0"/>
                            <w:numId w:val="4"/>
                          </w:numPr>
                          <w:spacing w:before="100" w:beforeAutospacing="1" w:after="100" w:afterAutospacing="1" w:line="240" w:lineRule="auto"/>
                          <w:rPr>
                            <w:ins w:id="793" w:author="Gregory Koenig" w:date="2019-10-15T20:05:00Z"/>
                            <w:b w:val="0"/>
                            <w:bCs/>
                            <w:rPrChange w:id="794" w:author="Gregory Koenig" w:date="2019-10-15T20:05:00Z">
                              <w:rPr>
                                <w:ins w:id="795" w:author="Gregory Koenig" w:date="2019-10-15T20:05:00Z"/>
                              </w:rPr>
                            </w:rPrChange>
                          </w:rPr>
                        </w:pPr>
                        <w:ins w:id="796" w:author="Gregory Koenig" w:date="2019-10-15T20:06:00Z">
                          <w:r w:rsidRPr="008F2C35">
                            <w:rPr>
                              <w:b w:val="0"/>
                              <w:bCs/>
                              <w:rPrChange w:id="797" w:author="Gregory Koenig" w:date="2019-10-15T20:06:00Z">
                                <w:rPr>
                                  <w:rStyle w:val="Hyperlink"/>
                                </w:rPr>
                              </w:rPrChange>
                            </w:rPr>
                            <w:t xml:space="preserve">Architecture de </w:t>
                          </w:r>
                          <w:proofErr w:type="spellStart"/>
                          <w:r w:rsidRPr="008F2C35">
                            <w:rPr>
                              <w:b w:val="0"/>
                              <w:bCs/>
                              <w:rPrChange w:id="798" w:author="Gregory Koenig" w:date="2019-10-15T20:06:00Z">
                                <w:rPr>
                                  <w:rStyle w:val="Hyperlink"/>
                                </w:rPr>
                              </w:rPrChange>
                            </w:rPr>
                            <w:t>l'</w:t>
                          </w:r>
                        </w:ins>
                        <w:ins w:id="799" w:author="Gregory Koenig" w:date="2019-10-15T20:14:00Z">
                          <w:r>
                            <w:rPr>
                              <w:b w:val="0"/>
                              <w:bCs/>
                            </w:rPr>
                            <w:t>i</w:t>
                          </w:r>
                        </w:ins>
                        <w:ins w:id="800" w:author="Gregory Koenig" w:date="2019-10-15T20:06:00Z">
                          <w:r w:rsidRPr="008F2C35">
                            <w:rPr>
                              <w:b w:val="0"/>
                              <w:bCs/>
                              <w:rPrChange w:id="801" w:author="Gregory Koenig" w:date="2019-10-15T20:06:00Z">
                                <w:rPr>
                                  <w:rStyle w:val="Hyperlink"/>
                                </w:rPr>
                              </w:rPrChange>
                            </w:rPr>
                            <w:t>nformation</w:t>
                          </w:r>
                        </w:ins>
                        <w:proofErr w:type="spellEnd"/>
                      </w:p>
                      <w:p w14:paraId="46B36ADE" w14:textId="70F087EC" w:rsidR="006A20B6" w:rsidRPr="008F2C35" w:rsidRDefault="006A20B6" w:rsidP="008F2C35">
                        <w:pPr>
                          <w:numPr>
                            <w:ilvl w:val="0"/>
                            <w:numId w:val="4"/>
                          </w:numPr>
                          <w:spacing w:before="100" w:beforeAutospacing="1" w:after="100" w:afterAutospacing="1" w:line="240" w:lineRule="auto"/>
                          <w:rPr>
                            <w:ins w:id="802" w:author="Gregory Koenig" w:date="2019-10-15T20:05:00Z"/>
                            <w:b w:val="0"/>
                            <w:bCs/>
                            <w:rPrChange w:id="803" w:author="Gregory Koenig" w:date="2019-10-15T20:05:00Z">
                              <w:rPr>
                                <w:ins w:id="804" w:author="Gregory Koenig" w:date="2019-10-15T20:05:00Z"/>
                              </w:rPr>
                            </w:rPrChange>
                          </w:rPr>
                        </w:pPr>
                        <w:proofErr w:type="spellStart"/>
                        <w:ins w:id="805" w:author="Gregory Koenig" w:date="2019-10-15T20:06:00Z">
                          <w:r w:rsidRPr="008F2C35">
                            <w:rPr>
                              <w:b w:val="0"/>
                              <w:bCs/>
                              <w:rPrChange w:id="806" w:author="Gregory Koenig" w:date="2019-10-15T20:06:00Z">
                                <w:rPr>
                                  <w:rStyle w:val="Hyperlink"/>
                                </w:rPr>
                              </w:rPrChange>
                            </w:rPr>
                            <w:t>Webdesign</w:t>
                          </w:r>
                        </w:ins>
                        <w:proofErr w:type="spellEnd"/>
                      </w:p>
                      <w:p w14:paraId="3F997319" w14:textId="1EAF6FF1" w:rsidR="006A20B6" w:rsidRPr="008F2C35" w:rsidRDefault="006A20B6">
                        <w:pPr>
                          <w:numPr>
                            <w:ilvl w:val="0"/>
                            <w:numId w:val="4"/>
                          </w:numPr>
                          <w:spacing w:before="100" w:beforeAutospacing="1" w:after="100" w:afterAutospacing="1" w:line="240" w:lineRule="auto"/>
                          <w:rPr>
                            <w:b w:val="0"/>
                            <w:bCs/>
                            <w:rPrChange w:id="807" w:author="Gregory Koenig" w:date="2019-10-15T20:05:00Z">
                              <w:rPr/>
                            </w:rPrChange>
                          </w:rPr>
                          <w:pPrChange w:id="808" w:author="Gregory Koenig" w:date="2019-10-15T20:05:00Z">
                            <w:pPr/>
                          </w:pPrChange>
                        </w:pPr>
                        <w:proofErr w:type="spellStart"/>
                        <w:ins w:id="809" w:author="Gregory Koenig" w:date="2019-10-15T20:06:00Z">
                          <w:r w:rsidRPr="008F2C35">
                            <w:rPr>
                              <w:b w:val="0"/>
                              <w:bCs/>
                              <w:rPrChange w:id="810" w:author="Gregory Koenig" w:date="2019-10-15T20:06:00Z">
                                <w:rPr>
                                  <w:rStyle w:val="Hyperlink"/>
                                </w:rPr>
                              </w:rPrChange>
                            </w:rPr>
                            <w:t>Stratégie</w:t>
                          </w:r>
                          <w:proofErr w:type="spellEnd"/>
                          <w:r w:rsidRPr="008F2C35">
                            <w:rPr>
                              <w:b w:val="0"/>
                              <w:bCs/>
                              <w:rPrChange w:id="811" w:author="Gregory Koenig" w:date="2019-10-15T20:06:00Z">
                                <w:rPr>
                                  <w:rStyle w:val="Hyperlink"/>
                                </w:rPr>
                              </w:rPrChange>
                            </w:rPr>
                            <w:t xml:space="preserve"> de </w:t>
                          </w:r>
                          <w:proofErr w:type="spellStart"/>
                          <w:r w:rsidRPr="008F2C35">
                            <w:rPr>
                              <w:b w:val="0"/>
                              <w:bCs/>
                              <w:rPrChange w:id="812" w:author="Gregory Koenig" w:date="2019-10-15T20:06:00Z">
                                <w:rPr>
                                  <w:rStyle w:val="Hyperlink"/>
                                </w:rPr>
                              </w:rPrChange>
                            </w:rPr>
                            <w:t>contenus</w:t>
                          </w:r>
                        </w:ins>
                        <w:proofErr w:type="spellEnd"/>
                      </w:p>
                    </w:txbxContent>
                  </v:textbox>
                  <w10:wrap type="square" anchorx="margin" anchory="margin"/>
                </v:shape>
              </w:pict>
            </mc:Fallback>
          </mc:AlternateContent>
        </w:r>
      </w:ins>
      <w:ins w:id="813" w:author="Gregory Koenig" w:date="2019-10-15T19:57:00Z">
        <w:r w:rsidRPr="008F2C35">
          <w:rPr>
            <w:noProof/>
            <w:lang w:val="fr-FR"/>
          </w:rPr>
          <mc:AlternateContent>
            <mc:Choice Requires="wps">
              <w:drawing>
                <wp:anchor distT="45720" distB="45720" distL="114300" distR="114300" simplePos="0" relativeHeight="251749376" behindDoc="0" locked="0" layoutInCell="1" allowOverlap="1" wp14:anchorId="75E8CF7C" wp14:editId="14828E7D">
                  <wp:simplePos x="0" y="0"/>
                  <wp:positionH relativeFrom="margin">
                    <wp:posOffset>450850</wp:posOffset>
                  </wp:positionH>
                  <wp:positionV relativeFrom="margin">
                    <wp:posOffset>1746250</wp:posOffset>
                  </wp:positionV>
                  <wp:extent cx="1822450" cy="1644650"/>
                  <wp:effectExtent l="0" t="0" r="6350"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0" cy="1644650"/>
                          </a:xfrm>
                          <a:prstGeom prst="rect">
                            <a:avLst/>
                          </a:prstGeom>
                          <a:ln>
                            <a:noFill/>
                            <a:round/>
                            <a:headEnd/>
                            <a:tailEnd/>
                          </a:ln>
                        </wps:spPr>
                        <wps:style>
                          <a:lnRef idx="2">
                            <a:schemeClr val="accent4"/>
                          </a:lnRef>
                          <a:fillRef idx="1">
                            <a:schemeClr val="lt1"/>
                          </a:fillRef>
                          <a:effectRef idx="0">
                            <a:schemeClr val="accent4"/>
                          </a:effectRef>
                          <a:fontRef idx="minor">
                            <a:schemeClr val="dk1"/>
                          </a:fontRef>
                        </wps:style>
                        <wps:txbx>
                          <w:txbxContent>
                            <w:p w14:paraId="6028D98C" w14:textId="77777777" w:rsidR="006A20B6" w:rsidRPr="008F58A5" w:rsidRDefault="006A20B6" w:rsidP="008F2C35">
                              <w:pPr>
                                <w:numPr>
                                  <w:ilvl w:val="0"/>
                                  <w:numId w:val="4"/>
                                </w:numPr>
                                <w:spacing w:before="100" w:beforeAutospacing="1" w:after="100" w:afterAutospacing="1" w:line="240" w:lineRule="auto"/>
                                <w:rPr>
                                  <w:ins w:id="814" w:author="Gregory Koenig" w:date="2019-10-15T19:58:00Z"/>
                                  <w:rFonts w:eastAsia="Times New Roman"/>
                                  <w:b w:val="0"/>
                                  <w:bCs/>
                                  <w:color w:val="auto"/>
                                  <w:sz w:val="24"/>
                                  <w:szCs w:val="24"/>
                                </w:rPr>
                              </w:pPr>
                              <w:ins w:id="815" w:author="Gregory Koenig" w:date="2019-10-15T19:58:00Z">
                                <w:r w:rsidRPr="008F58A5">
                                  <w:rPr>
                                    <w:b w:val="0"/>
                                    <w:bCs/>
                                  </w:rPr>
                                  <w:t>Audit</w:t>
                                </w:r>
                              </w:ins>
                            </w:p>
                            <w:p w14:paraId="1A2EBB9C" w14:textId="77777777" w:rsidR="006A20B6" w:rsidRPr="008F58A5" w:rsidRDefault="006A20B6" w:rsidP="008F2C35">
                              <w:pPr>
                                <w:numPr>
                                  <w:ilvl w:val="0"/>
                                  <w:numId w:val="4"/>
                                </w:numPr>
                                <w:spacing w:before="100" w:beforeAutospacing="1" w:after="100" w:afterAutospacing="1" w:line="240" w:lineRule="auto"/>
                                <w:rPr>
                                  <w:ins w:id="816" w:author="Gregory Koenig" w:date="2019-10-15T19:58:00Z"/>
                                  <w:b w:val="0"/>
                                  <w:bCs/>
                                </w:rPr>
                              </w:pPr>
                              <w:proofErr w:type="spellStart"/>
                              <w:ins w:id="817" w:author="Gregory Koenig" w:date="2019-10-15T19:58:00Z">
                                <w:r w:rsidRPr="008F58A5">
                                  <w:rPr>
                                    <w:b w:val="0"/>
                                    <w:bCs/>
                                  </w:rPr>
                                  <w:t>Développement</w:t>
                                </w:r>
                                <w:proofErr w:type="spellEnd"/>
                              </w:ins>
                            </w:p>
                            <w:p w14:paraId="0DE00ACB" w14:textId="77777777" w:rsidR="006A20B6" w:rsidRPr="008F58A5" w:rsidRDefault="006A20B6" w:rsidP="008F2C35">
                              <w:pPr>
                                <w:numPr>
                                  <w:ilvl w:val="0"/>
                                  <w:numId w:val="4"/>
                                </w:numPr>
                                <w:spacing w:before="100" w:beforeAutospacing="1" w:after="100" w:afterAutospacing="1" w:line="240" w:lineRule="auto"/>
                                <w:rPr>
                                  <w:ins w:id="818" w:author="Gregory Koenig" w:date="2019-10-15T19:58:00Z"/>
                                  <w:b w:val="0"/>
                                  <w:bCs/>
                                </w:rPr>
                              </w:pPr>
                              <w:ins w:id="819" w:author="Gregory Koenig" w:date="2019-10-15T19:58:00Z">
                                <w:r w:rsidRPr="008F58A5">
                                  <w:rPr>
                                    <w:b w:val="0"/>
                                    <w:bCs/>
                                  </w:rPr>
                                  <w:t>Maintenance</w:t>
                                </w:r>
                              </w:ins>
                            </w:p>
                            <w:p w14:paraId="670ACD49" w14:textId="77777777" w:rsidR="006A20B6" w:rsidRPr="008F58A5" w:rsidRDefault="006A20B6" w:rsidP="008F2C35">
                              <w:pPr>
                                <w:numPr>
                                  <w:ilvl w:val="0"/>
                                  <w:numId w:val="4"/>
                                </w:numPr>
                                <w:spacing w:before="100" w:beforeAutospacing="1" w:after="100" w:afterAutospacing="1" w:line="240" w:lineRule="auto"/>
                                <w:rPr>
                                  <w:ins w:id="820" w:author="Gregory Koenig" w:date="2019-10-15T19:58:00Z"/>
                                  <w:b w:val="0"/>
                                  <w:bCs/>
                                </w:rPr>
                              </w:pPr>
                              <w:ins w:id="821" w:author="Gregory Koenig" w:date="2019-10-15T19:58:00Z">
                                <w:r w:rsidRPr="008F58A5">
                                  <w:rPr>
                                    <w:b w:val="0"/>
                                    <w:bCs/>
                                  </w:rPr>
                                  <w:t>Centre de services</w:t>
                                </w:r>
                              </w:ins>
                            </w:p>
                            <w:p w14:paraId="2472448F" w14:textId="77777777" w:rsidR="006A20B6" w:rsidRPr="008F58A5" w:rsidRDefault="006A20B6" w:rsidP="008F2C35">
                              <w:pPr>
                                <w:numPr>
                                  <w:ilvl w:val="0"/>
                                  <w:numId w:val="4"/>
                                </w:numPr>
                                <w:spacing w:before="100" w:beforeAutospacing="1" w:after="100" w:afterAutospacing="1" w:line="240" w:lineRule="auto"/>
                                <w:rPr>
                                  <w:ins w:id="822" w:author="Gregory Koenig" w:date="2019-10-15T19:58:00Z"/>
                                  <w:b w:val="0"/>
                                  <w:bCs/>
                                </w:rPr>
                              </w:pPr>
                              <w:proofErr w:type="spellStart"/>
                              <w:ins w:id="823" w:author="Gregory Koenig" w:date="2019-10-15T19:58:00Z">
                                <w:r w:rsidRPr="008F58A5">
                                  <w:rPr>
                                    <w:b w:val="0"/>
                                    <w:bCs/>
                                  </w:rPr>
                                  <w:t>Hébergement</w:t>
                                </w:r>
                                <w:proofErr w:type="spellEnd"/>
                              </w:ins>
                            </w:p>
                            <w:p w14:paraId="4EBCF006" w14:textId="77777777" w:rsidR="006A20B6" w:rsidRPr="008F58A5" w:rsidRDefault="006A20B6" w:rsidP="008F2C35">
                              <w:pPr>
                                <w:numPr>
                                  <w:ilvl w:val="0"/>
                                  <w:numId w:val="4"/>
                                </w:numPr>
                                <w:spacing w:before="100" w:beforeAutospacing="1" w:after="100" w:afterAutospacing="1" w:line="240" w:lineRule="auto"/>
                                <w:rPr>
                                  <w:ins w:id="824" w:author="Gregory Koenig" w:date="2019-10-15T19:58:00Z"/>
                                  <w:b w:val="0"/>
                                  <w:bCs/>
                                </w:rPr>
                              </w:pPr>
                              <w:ins w:id="825" w:author="Gregory Koenig" w:date="2019-10-15T19:58:00Z">
                                <w:r w:rsidRPr="008F58A5">
                                  <w:rPr>
                                    <w:b w:val="0"/>
                                    <w:bCs/>
                                  </w:rPr>
                                  <w:t>Formation</w:t>
                                </w:r>
                              </w:ins>
                            </w:p>
                            <w:p w14:paraId="730545BF" w14:textId="287CD6EB" w:rsidR="006A20B6" w:rsidRPr="008F2C35" w:rsidRDefault="006A20B6">
                              <w:pPr>
                                <w:numPr>
                                  <w:ilvl w:val="0"/>
                                  <w:numId w:val="4"/>
                                </w:numPr>
                                <w:spacing w:before="100" w:beforeAutospacing="1" w:after="100" w:afterAutospacing="1" w:line="240" w:lineRule="auto"/>
                                <w:rPr>
                                  <w:b w:val="0"/>
                                  <w:bCs/>
                                  <w:rPrChange w:id="826" w:author="Gregory Koenig" w:date="2019-10-15T19:58:00Z">
                                    <w:rPr/>
                                  </w:rPrChange>
                                </w:rPr>
                                <w:pPrChange w:id="827" w:author="Gregory Koenig" w:date="2019-10-15T19:58:00Z">
                                  <w:pPr/>
                                </w:pPrChange>
                              </w:pPr>
                              <w:proofErr w:type="spellStart"/>
                              <w:ins w:id="828" w:author="Gregory Koenig" w:date="2019-10-15T19:58:00Z">
                                <w:r w:rsidRPr="008F58A5">
                                  <w:rPr>
                                    <w:b w:val="0"/>
                                    <w:bCs/>
                                  </w:rPr>
                                  <w:t>Régie</w:t>
                                </w:r>
                              </w:ins>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8CF7C" id="_x0000_s1050" type="#_x0000_t202" style="position:absolute;margin-left:35.5pt;margin-top:137.5pt;width:143.5pt;height:129.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" fillcolor="white [3201]" stroked="f" strokeweight="2pt">
                  <v:stroke joinstyle="round"/>
                  <v:textbox>
                    <w:txbxContent>
                      <w:p w14:paraId="6028D98C" w14:textId="77777777" w:rsidR="006A20B6" w:rsidRPr="008F58A5" w:rsidRDefault="006A20B6" w:rsidP="008F2C35">
                        <w:pPr>
                          <w:numPr>
                            <w:ilvl w:val="0"/>
                            <w:numId w:val="4"/>
                          </w:numPr>
                          <w:spacing w:before="100" w:beforeAutospacing="1" w:after="100" w:afterAutospacing="1" w:line="240" w:lineRule="auto"/>
                          <w:rPr>
                            <w:ins w:id="829" w:author="Gregory Koenig" w:date="2019-10-15T19:58:00Z"/>
                            <w:rFonts w:eastAsia="Times New Roman"/>
                            <w:b w:val="0"/>
                            <w:bCs/>
                            <w:color w:val="auto"/>
                            <w:sz w:val="24"/>
                            <w:szCs w:val="24"/>
                          </w:rPr>
                        </w:pPr>
                        <w:ins w:id="830" w:author="Gregory Koenig" w:date="2019-10-15T19:58:00Z">
                          <w:r w:rsidRPr="008F58A5">
                            <w:rPr>
                              <w:b w:val="0"/>
                              <w:bCs/>
                            </w:rPr>
                            <w:t>Audit</w:t>
                          </w:r>
                        </w:ins>
                      </w:p>
                      <w:p w14:paraId="1A2EBB9C" w14:textId="77777777" w:rsidR="006A20B6" w:rsidRPr="008F58A5" w:rsidRDefault="006A20B6" w:rsidP="008F2C35">
                        <w:pPr>
                          <w:numPr>
                            <w:ilvl w:val="0"/>
                            <w:numId w:val="4"/>
                          </w:numPr>
                          <w:spacing w:before="100" w:beforeAutospacing="1" w:after="100" w:afterAutospacing="1" w:line="240" w:lineRule="auto"/>
                          <w:rPr>
                            <w:ins w:id="831" w:author="Gregory Koenig" w:date="2019-10-15T19:58:00Z"/>
                            <w:b w:val="0"/>
                            <w:bCs/>
                          </w:rPr>
                        </w:pPr>
                        <w:proofErr w:type="spellStart"/>
                        <w:ins w:id="832" w:author="Gregory Koenig" w:date="2019-10-15T19:58:00Z">
                          <w:r w:rsidRPr="008F58A5">
                            <w:rPr>
                              <w:b w:val="0"/>
                              <w:bCs/>
                            </w:rPr>
                            <w:t>Développement</w:t>
                          </w:r>
                          <w:proofErr w:type="spellEnd"/>
                        </w:ins>
                      </w:p>
                      <w:p w14:paraId="0DE00ACB" w14:textId="77777777" w:rsidR="006A20B6" w:rsidRPr="008F58A5" w:rsidRDefault="006A20B6" w:rsidP="008F2C35">
                        <w:pPr>
                          <w:numPr>
                            <w:ilvl w:val="0"/>
                            <w:numId w:val="4"/>
                          </w:numPr>
                          <w:spacing w:before="100" w:beforeAutospacing="1" w:after="100" w:afterAutospacing="1" w:line="240" w:lineRule="auto"/>
                          <w:rPr>
                            <w:ins w:id="833" w:author="Gregory Koenig" w:date="2019-10-15T19:58:00Z"/>
                            <w:b w:val="0"/>
                            <w:bCs/>
                          </w:rPr>
                        </w:pPr>
                        <w:ins w:id="834" w:author="Gregory Koenig" w:date="2019-10-15T19:58:00Z">
                          <w:r w:rsidRPr="008F58A5">
                            <w:rPr>
                              <w:b w:val="0"/>
                              <w:bCs/>
                            </w:rPr>
                            <w:t>Maintenance</w:t>
                          </w:r>
                        </w:ins>
                      </w:p>
                      <w:p w14:paraId="670ACD49" w14:textId="77777777" w:rsidR="006A20B6" w:rsidRPr="008F58A5" w:rsidRDefault="006A20B6" w:rsidP="008F2C35">
                        <w:pPr>
                          <w:numPr>
                            <w:ilvl w:val="0"/>
                            <w:numId w:val="4"/>
                          </w:numPr>
                          <w:spacing w:before="100" w:beforeAutospacing="1" w:after="100" w:afterAutospacing="1" w:line="240" w:lineRule="auto"/>
                          <w:rPr>
                            <w:ins w:id="835" w:author="Gregory Koenig" w:date="2019-10-15T19:58:00Z"/>
                            <w:b w:val="0"/>
                            <w:bCs/>
                          </w:rPr>
                        </w:pPr>
                        <w:ins w:id="836" w:author="Gregory Koenig" w:date="2019-10-15T19:58:00Z">
                          <w:r w:rsidRPr="008F58A5">
                            <w:rPr>
                              <w:b w:val="0"/>
                              <w:bCs/>
                            </w:rPr>
                            <w:t>Centre de services</w:t>
                          </w:r>
                        </w:ins>
                      </w:p>
                      <w:p w14:paraId="2472448F" w14:textId="77777777" w:rsidR="006A20B6" w:rsidRPr="008F58A5" w:rsidRDefault="006A20B6" w:rsidP="008F2C35">
                        <w:pPr>
                          <w:numPr>
                            <w:ilvl w:val="0"/>
                            <w:numId w:val="4"/>
                          </w:numPr>
                          <w:spacing w:before="100" w:beforeAutospacing="1" w:after="100" w:afterAutospacing="1" w:line="240" w:lineRule="auto"/>
                          <w:rPr>
                            <w:ins w:id="837" w:author="Gregory Koenig" w:date="2019-10-15T19:58:00Z"/>
                            <w:b w:val="0"/>
                            <w:bCs/>
                          </w:rPr>
                        </w:pPr>
                        <w:proofErr w:type="spellStart"/>
                        <w:ins w:id="838" w:author="Gregory Koenig" w:date="2019-10-15T19:58:00Z">
                          <w:r w:rsidRPr="008F58A5">
                            <w:rPr>
                              <w:b w:val="0"/>
                              <w:bCs/>
                            </w:rPr>
                            <w:t>Hébergement</w:t>
                          </w:r>
                          <w:proofErr w:type="spellEnd"/>
                        </w:ins>
                      </w:p>
                      <w:p w14:paraId="4EBCF006" w14:textId="77777777" w:rsidR="006A20B6" w:rsidRPr="008F58A5" w:rsidRDefault="006A20B6" w:rsidP="008F2C35">
                        <w:pPr>
                          <w:numPr>
                            <w:ilvl w:val="0"/>
                            <w:numId w:val="4"/>
                          </w:numPr>
                          <w:spacing w:before="100" w:beforeAutospacing="1" w:after="100" w:afterAutospacing="1" w:line="240" w:lineRule="auto"/>
                          <w:rPr>
                            <w:ins w:id="839" w:author="Gregory Koenig" w:date="2019-10-15T19:58:00Z"/>
                            <w:b w:val="0"/>
                            <w:bCs/>
                          </w:rPr>
                        </w:pPr>
                        <w:ins w:id="840" w:author="Gregory Koenig" w:date="2019-10-15T19:58:00Z">
                          <w:r w:rsidRPr="008F58A5">
                            <w:rPr>
                              <w:b w:val="0"/>
                              <w:bCs/>
                            </w:rPr>
                            <w:t>Formation</w:t>
                          </w:r>
                        </w:ins>
                      </w:p>
                      <w:p w14:paraId="730545BF" w14:textId="287CD6EB" w:rsidR="006A20B6" w:rsidRPr="008F2C35" w:rsidRDefault="006A20B6">
                        <w:pPr>
                          <w:numPr>
                            <w:ilvl w:val="0"/>
                            <w:numId w:val="4"/>
                          </w:numPr>
                          <w:spacing w:before="100" w:beforeAutospacing="1" w:after="100" w:afterAutospacing="1" w:line="240" w:lineRule="auto"/>
                          <w:rPr>
                            <w:b w:val="0"/>
                            <w:bCs/>
                            <w:rPrChange w:id="841" w:author="Gregory Koenig" w:date="2019-10-15T19:58:00Z">
                              <w:rPr/>
                            </w:rPrChange>
                          </w:rPr>
                          <w:pPrChange w:id="842" w:author="Gregory Koenig" w:date="2019-10-15T19:58:00Z">
                            <w:pPr/>
                          </w:pPrChange>
                        </w:pPr>
                        <w:proofErr w:type="spellStart"/>
                        <w:ins w:id="843" w:author="Gregory Koenig" w:date="2019-10-15T19:58:00Z">
                          <w:r w:rsidRPr="008F58A5">
                            <w:rPr>
                              <w:b w:val="0"/>
                              <w:bCs/>
                            </w:rPr>
                            <w:t>Régie</w:t>
                          </w:r>
                        </w:ins>
                        <w:proofErr w:type="spellEnd"/>
                      </w:p>
                    </w:txbxContent>
                  </v:textbox>
                  <w10:wrap type="square" anchorx="margin" anchory="margin"/>
                </v:shape>
              </w:pict>
            </mc:Fallback>
          </mc:AlternateContent>
        </w:r>
      </w:ins>
    </w:p>
    <w:p w14:paraId="08945116" w14:textId="39A42F30" w:rsidR="00BA3F95" w:rsidRDefault="00BA3F95" w:rsidP="00F351FD">
      <w:pPr>
        <w:rPr>
          <w:ins w:id="844" w:author="Gregory Koenig" w:date="2019-10-15T19:47:00Z"/>
          <w:b w:val="0"/>
          <w:bCs/>
          <w:lang w:val="fr-FR"/>
        </w:rPr>
      </w:pPr>
    </w:p>
    <w:p w14:paraId="76EB4370" w14:textId="3B270634" w:rsidR="00BA3F95" w:rsidRDefault="00BA3F95" w:rsidP="00F351FD">
      <w:pPr>
        <w:rPr>
          <w:ins w:id="845" w:author="Gregory Koenig" w:date="2019-10-15T19:47:00Z"/>
          <w:b w:val="0"/>
          <w:bCs/>
          <w:lang w:val="fr-FR"/>
        </w:rPr>
      </w:pPr>
    </w:p>
    <w:p w14:paraId="4E30F378" w14:textId="218042DE" w:rsidR="00BA3F95" w:rsidRPr="00F351FD" w:rsidRDefault="00BA3F95">
      <w:pPr>
        <w:rPr>
          <w:ins w:id="846" w:author="Gregory Koenig" w:date="2019-10-15T02:19:00Z"/>
          <w:bCs/>
          <w:lang w:val="fr-FR"/>
          <w:rPrChange w:id="847" w:author="Gregory Koenig" w:date="2019-10-15T19:16:00Z">
            <w:rPr>
              <w:ins w:id="848" w:author="Gregory Koenig" w:date="2019-10-15T02:19:00Z"/>
              <w:lang w:val="fr-FR"/>
            </w:rPr>
          </w:rPrChange>
        </w:rPr>
        <w:pPrChange w:id="849" w:author="Gregory Koenig" w:date="2019-10-15T19:16:00Z">
          <w:pPr>
            <w:pStyle w:val="Heading2"/>
          </w:pPr>
        </w:pPrChange>
      </w:pPr>
    </w:p>
    <w:p w14:paraId="1630520D" w14:textId="16428364" w:rsidR="008F2C35" w:rsidRDefault="00B174BB">
      <w:pPr>
        <w:spacing w:after="200"/>
        <w:rPr>
          <w:ins w:id="850" w:author="Gregory Koenig" w:date="2019-10-15T19:57:00Z"/>
          <w:rFonts w:eastAsiaTheme="majorEastAsia" w:cstheme="majorBidi"/>
          <w:b w:val="0"/>
          <w:sz w:val="36"/>
          <w:szCs w:val="26"/>
          <w:lang w:val="fr-FR"/>
        </w:rPr>
      </w:pPr>
      <w:ins w:id="851" w:author="Gregory Koenig" w:date="2019-10-15T20:25:00Z">
        <w:r>
          <w:rPr>
            <w:noProof/>
          </w:rPr>
          <mc:AlternateContent>
            <mc:Choice Requires="wps">
              <w:drawing>
                <wp:anchor distT="0" distB="0" distL="114300" distR="114300" simplePos="0" relativeHeight="251757568" behindDoc="0" locked="0" layoutInCell="1" allowOverlap="1" wp14:anchorId="54E21064" wp14:editId="44D89D23">
                  <wp:simplePos x="0" y="0"/>
                  <wp:positionH relativeFrom="margin">
                    <wp:posOffset>2049780</wp:posOffset>
                  </wp:positionH>
                  <wp:positionV relativeFrom="margin">
                    <wp:posOffset>7261225</wp:posOffset>
                  </wp:positionV>
                  <wp:extent cx="2209800" cy="635"/>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030665F9" w14:textId="29F8685E" w:rsidR="006A20B6" w:rsidRPr="00E67C68" w:rsidRDefault="006A20B6">
                              <w:pPr>
                                <w:pStyle w:val="Caption"/>
                                <w:jc w:val="center"/>
                                <w:rPr>
                                  <w:noProof/>
                                  <w:lang w:val="fr-FR"/>
                                </w:rPr>
                                <w:pPrChange w:id="852" w:author="Gregory Koenig" w:date="2019-10-15T20:25:00Z">
                                  <w:pPr>
                                    <w:spacing w:after="200"/>
                                  </w:pPr>
                                </w:pPrChange>
                              </w:pPr>
                              <w:ins w:id="853" w:author="Gregory Koenig" w:date="2019-10-15T20:25:00Z">
                                <w:r>
                                  <w:t xml:space="preserve">Figure 2 </w:t>
                                </w:r>
                              </w:ins>
                              <w:ins w:id="854" w:author="Gregory Koenig" w:date="2019-10-15T20:51:00Z">
                                <w:r>
                                  <w:t>–</w:t>
                                </w:r>
                              </w:ins>
                              <w:ins w:id="855" w:author="Gregory Koenig" w:date="2019-10-15T20:25:00Z">
                                <w:r>
                                  <w:t xml:space="preserve"> Missions</w:t>
                                </w:r>
                              </w:ins>
                              <w:ins w:id="856" w:author="Gregory Koenig" w:date="2019-10-15T20:51:00Z">
                                <w:r>
                                  <w:t xml:space="preserve"> </w:t>
                                </w:r>
                                <w:proofErr w:type="spellStart"/>
                                <w:r>
                                  <w:t>d’Actency</w:t>
                                </w:r>
                              </w:ins>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21064" id="Text Box 229" o:spid="_x0000_s1051" type="#_x0000_t202" style="position:absolute;margin-left:161.4pt;margin-top:571.75pt;width:174pt;height:.05pt;z-index:25175756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" stroked="f">
                  <v:textbox style="mso-fit-shape-to-text:t" inset="0,0,0,0">
                    <w:txbxContent>
                      <w:p w14:paraId="030665F9" w14:textId="29F8685E" w:rsidR="006A20B6" w:rsidRPr="00E67C68" w:rsidRDefault="006A20B6">
                        <w:pPr>
                          <w:pStyle w:val="Caption"/>
                          <w:jc w:val="center"/>
                          <w:rPr>
                            <w:noProof/>
                            <w:lang w:val="fr-FR"/>
                          </w:rPr>
                          <w:pPrChange w:id="857" w:author="Gregory Koenig" w:date="2019-10-15T20:25:00Z">
                            <w:pPr>
                              <w:spacing w:after="200"/>
                            </w:pPr>
                          </w:pPrChange>
                        </w:pPr>
                        <w:ins w:id="858" w:author="Gregory Koenig" w:date="2019-10-15T20:25:00Z">
                          <w:r>
                            <w:t xml:space="preserve">Figure 2 </w:t>
                          </w:r>
                        </w:ins>
                        <w:ins w:id="859" w:author="Gregory Koenig" w:date="2019-10-15T20:51:00Z">
                          <w:r>
                            <w:t>–</w:t>
                          </w:r>
                        </w:ins>
                        <w:ins w:id="860" w:author="Gregory Koenig" w:date="2019-10-15T20:25:00Z">
                          <w:r>
                            <w:t xml:space="preserve"> Missions</w:t>
                          </w:r>
                        </w:ins>
                        <w:ins w:id="861" w:author="Gregory Koenig" w:date="2019-10-15T20:51:00Z">
                          <w:r>
                            <w:t xml:space="preserve"> </w:t>
                          </w:r>
                          <w:proofErr w:type="spellStart"/>
                          <w:r>
                            <w:t>d’Actency</w:t>
                          </w:r>
                        </w:ins>
                        <w:proofErr w:type="spellEnd"/>
                      </w:p>
                    </w:txbxContent>
                  </v:textbox>
                  <w10:wrap type="square" anchorx="margin" anchory="margin"/>
                </v:shape>
              </w:pict>
            </mc:Fallback>
          </mc:AlternateContent>
        </w:r>
      </w:ins>
      <w:ins w:id="862" w:author="Gregory Koenig" w:date="2019-10-15T20:07:00Z">
        <w:r w:rsidRPr="008F2C35">
          <w:rPr>
            <w:noProof/>
            <w:lang w:val="fr-FR"/>
          </w:rPr>
          <mc:AlternateContent>
            <mc:Choice Requires="wps">
              <w:drawing>
                <wp:anchor distT="45720" distB="45720" distL="114300" distR="114300" simplePos="0" relativeHeight="251753472" behindDoc="0" locked="0" layoutInCell="1" allowOverlap="1" wp14:anchorId="33B1ED28" wp14:editId="10B74FA6">
                  <wp:simplePos x="0" y="0"/>
                  <wp:positionH relativeFrom="margin">
                    <wp:posOffset>3757930</wp:posOffset>
                  </wp:positionH>
                  <wp:positionV relativeFrom="margin">
                    <wp:posOffset>5631815</wp:posOffset>
                  </wp:positionV>
                  <wp:extent cx="2419350" cy="1403350"/>
                  <wp:effectExtent l="0" t="0" r="0" b="63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3350"/>
                          </a:xfrm>
                          <a:prstGeom prst="rect">
                            <a:avLst/>
                          </a:prstGeom>
                          <a:ln>
                            <a:noFill/>
                            <a:round/>
                            <a:headEnd/>
                            <a:tailEnd/>
                          </a:ln>
                        </wps:spPr>
                        <wps:style>
                          <a:lnRef idx="2">
                            <a:schemeClr val="accent4"/>
                          </a:lnRef>
                          <a:fillRef idx="1">
                            <a:schemeClr val="lt1"/>
                          </a:fillRef>
                          <a:effectRef idx="0">
                            <a:schemeClr val="accent4"/>
                          </a:effectRef>
                          <a:fontRef idx="minor">
                            <a:schemeClr val="dk1"/>
                          </a:fontRef>
                        </wps:style>
                        <wps:txbx>
                          <w:txbxContent>
                            <w:p w14:paraId="2AE1BEC1" w14:textId="779C348A" w:rsidR="006A20B6" w:rsidRDefault="006A20B6" w:rsidP="008F2C35">
                              <w:pPr>
                                <w:numPr>
                                  <w:ilvl w:val="0"/>
                                  <w:numId w:val="4"/>
                                </w:numPr>
                                <w:spacing w:before="100" w:beforeAutospacing="1" w:after="100" w:afterAutospacing="1" w:line="240" w:lineRule="auto"/>
                                <w:rPr>
                                  <w:ins w:id="863" w:author="Gregory Koenig" w:date="2019-10-15T20:30:00Z"/>
                                  <w:b w:val="0"/>
                                  <w:bCs/>
                                  <w:lang w:val="fr-FR"/>
                                </w:rPr>
                              </w:pPr>
                              <w:ins w:id="864" w:author="Gregory Koenig" w:date="2019-10-15T20:22:00Z">
                                <w:r>
                                  <w:rPr>
                                    <w:b w:val="0"/>
                                    <w:bCs/>
                                    <w:lang w:val="fr-FR"/>
                                  </w:rPr>
                                  <w:t>Mission ponctuelle</w:t>
                                </w:r>
                              </w:ins>
                            </w:p>
                            <w:p w14:paraId="3E987C28" w14:textId="06352422" w:rsidR="006A20B6" w:rsidRPr="00E86203" w:rsidRDefault="006A20B6" w:rsidP="008F2C35">
                              <w:pPr>
                                <w:numPr>
                                  <w:ilvl w:val="0"/>
                                  <w:numId w:val="4"/>
                                </w:numPr>
                                <w:spacing w:before="100" w:beforeAutospacing="1" w:after="100" w:afterAutospacing="1" w:line="240" w:lineRule="auto"/>
                                <w:rPr>
                                  <w:ins w:id="865" w:author="Gregory Koenig" w:date="2019-10-15T20:17:00Z"/>
                                  <w:b w:val="0"/>
                                  <w:bCs/>
                                  <w:lang w:val="fr-FR"/>
                                  <w:rPrChange w:id="866" w:author="Gregory Koenig" w:date="2019-10-15T20:22:00Z">
                                    <w:rPr>
                                      <w:ins w:id="867" w:author="Gregory Koenig" w:date="2019-10-15T20:17:00Z"/>
                                      <w:b w:val="0"/>
                                      <w:bCs/>
                                    </w:rPr>
                                  </w:rPrChange>
                                </w:rPr>
                              </w:pPr>
                              <w:ins w:id="868" w:author="Gregory Koenig" w:date="2019-10-15T20:31:00Z">
                                <w:r>
                                  <w:rPr>
                                    <w:b w:val="0"/>
                                    <w:bCs/>
                                    <w:lang w:val="fr-FR"/>
                                  </w:rPr>
                                  <w:t>Régie installée directement chez le client</w:t>
                                </w:r>
                              </w:ins>
                            </w:p>
                            <w:p w14:paraId="764165D6" w14:textId="5703FE38" w:rsidR="006A20B6" w:rsidRDefault="006A20B6" w:rsidP="008F2C35">
                              <w:pPr>
                                <w:numPr>
                                  <w:ilvl w:val="0"/>
                                  <w:numId w:val="4"/>
                                </w:numPr>
                                <w:spacing w:before="100" w:beforeAutospacing="1" w:after="100" w:afterAutospacing="1" w:line="240" w:lineRule="auto"/>
                                <w:rPr>
                                  <w:ins w:id="869" w:author="Gregory Koenig" w:date="2019-10-15T20:22:00Z"/>
                                  <w:b w:val="0"/>
                                  <w:bCs/>
                                </w:rPr>
                              </w:pPr>
                              <w:proofErr w:type="spellStart"/>
                              <w:ins w:id="870" w:author="Gregory Koenig" w:date="2019-10-15T20:17:00Z">
                                <w:r>
                                  <w:rPr>
                                    <w:b w:val="0"/>
                                    <w:bCs/>
                                  </w:rPr>
                                  <w:t>Facturation</w:t>
                                </w:r>
                                <w:proofErr w:type="spellEnd"/>
                                <w:r>
                                  <w:rPr>
                                    <w:b w:val="0"/>
                                    <w:bCs/>
                                  </w:rPr>
                                  <w:t xml:space="preserve"> à la </w:t>
                                </w:r>
                                <w:proofErr w:type="spellStart"/>
                                <w:r>
                                  <w:rPr>
                                    <w:b w:val="0"/>
                                    <w:bCs/>
                                  </w:rPr>
                                  <w:t>journée</w:t>
                                </w:r>
                              </w:ins>
                              <w:proofErr w:type="spellEnd"/>
                            </w:p>
                            <w:p w14:paraId="4F3C9185" w14:textId="5BFEF111" w:rsidR="006A20B6" w:rsidRPr="008F2C35" w:rsidRDefault="006A20B6">
                              <w:pPr>
                                <w:numPr>
                                  <w:ilvl w:val="0"/>
                                  <w:numId w:val="4"/>
                                </w:numPr>
                                <w:spacing w:before="100" w:beforeAutospacing="1" w:after="100" w:afterAutospacing="1" w:line="240" w:lineRule="auto"/>
                                <w:rPr>
                                  <w:b w:val="0"/>
                                  <w:bCs/>
                                  <w:rPrChange w:id="871" w:author="Gregory Koenig" w:date="2019-10-15T20:05:00Z">
                                    <w:rPr/>
                                  </w:rPrChange>
                                </w:rPr>
                                <w:pPrChange w:id="872" w:author="Gregory Koenig" w:date="2019-10-15T20:05:00Z">
                                  <w:pPr/>
                                </w:pPrChange>
                              </w:pPr>
                              <w:proofErr w:type="spellStart"/>
                              <w:ins w:id="873" w:author="Gregory Koenig" w:date="2019-10-15T20:22:00Z">
                                <w:r>
                                  <w:rPr>
                                    <w:b w:val="0"/>
                                    <w:bCs/>
                                  </w:rPr>
                                  <w:t>Ajustement</w:t>
                                </w:r>
                                <w:proofErr w:type="spellEnd"/>
                                <w:r>
                                  <w:rPr>
                                    <w:b w:val="0"/>
                                    <w:bCs/>
                                  </w:rPr>
                                  <w:t xml:space="preserve"> </w:t>
                                </w:r>
                              </w:ins>
                              <w:ins w:id="874" w:author="Gregory Koenig" w:date="2019-10-15T20:32:00Z">
                                <w:r>
                                  <w:rPr>
                                    <w:b w:val="0"/>
                                    <w:bCs/>
                                  </w:rPr>
                                  <w:t xml:space="preserve">constant </w:t>
                                </w:r>
                              </w:ins>
                              <w:ins w:id="875" w:author="Gregory Koenig" w:date="2019-10-15T20:22:00Z">
                                <w:r>
                                  <w:rPr>
                                    <w:b w:val="0"/>
                                    <w:bCs/>
                                  </w:rPr>
                                  <w:t xml:space="preserve">des </w:t>
                                </w:r>
                                <w:proofErr w:type="spellStart"/>
                                <w:r>
                                  <w:rPr>
                                    <w:b w:val="0"/>
                                    <w:bCs/>
                                  </w:rPr>
                                  <w:t>effectifs</w:t>
                                </w:r>
                              </w:ins>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1ED28" id="_x0000_s1052" type="#_x0000_t202" style="position:absolute;margin-left:295.9pt;margin-top:443.45pt;width:190.5pt;height:110.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" fillcolor="white [3201]" stroked="f" strokeweight="2pt">
                  <v:stroke joinstyle="round"/>
                  <v:textbox>
                    <w:txbxContent>
                      <w:p w14:paraId="2AE1BEC1" w14:textId="779C348A" w:rsidR="006A20B6" w:rsidRDefault="006A20B6" w:rsidP="008F2C35">
                        <w:pPr>
                          <w:numPr>
                            <w:ilvl w:val="0"/>
                            <w:numId w:val="4"/>
                          </w:numPr>
                          <w:spacing w:before="100" w:beforeAutospacing="1" w:after="100" w:afterAutospacing="1" w:line="240" w:lineRule="auto"/>
                          <w:rPr>
                            <w:ins w:id="876" w:author="Gregory Koenig" w:date="2019-10-15T20:30:00Z"/>
                            <w:b w:val="0"/>
                            <w:bCs/>
                            <w:lang w:val="fr-FR"/>
                          </w:rPr>
                        </w:pPr>
                        <w:ins w:id="877" w:author="Gregory Koenig" w:date="2019-10-15T20:22:00Z">
                          <w:r>
                            <w:rPr>
                              <w:b w:val="0"/>
                              <w:bCs/>
                              <w:lang w:val="fr-FR"/>
                            </w:rPr>
                            <w:t>Mission ponctuelle</w:t>
                          </w:r>
                        </w:ins>
                      </w:p>
                      <w:p w14:paraId="3E987C28" w14:textId="06352422" w:rsidR="006A20B6" w:rsidRPr="00E86203" w:rsidRDefault="006A20B6" w:rsidP="008F2C35">
                        <w:pPr>
                          <w:numPr>
                            <w:ilvl w:val="0"/>
                            <w:numId w:val="4"/>
                          </w:numPr>
                          <w:spacing w:before="100" w:beforeAutospacing="1" w:after="100" w:afterAutospacing="1" w:line="240" w:lineRule="auto"/>
                          <w:rPr>
                            <w:ins w:id="878" w:author="Gregory Koenig" w:date="2019-10-15T20:17:00Z"/>
                            <w:b w:val="0"/>
                            <w:bCs/>
                            <w:lang w:val="fr-FR"/>
                            <w:rPrChange w:id="879" w:author="Gregory Koenig" w:date="2019-10-15T20:22:00Z">
                              <w:rPr>
                                <w:ins w:id="880" w:author="Gregory Koenig" w:date="2019-10-15T20:17:00Z"/>
                                <w:b w:val="0"/>
                                <w:bCs/>
                              </w:rPr>
                            </w:rPrChange>
                          </w:rPr>
                        </w:pPr>
                        <w:ins w:id="881" w:author="Gregory Koenig" w:date="2019-10-15T20:31:00Z">
                          <w:r>
                            <w:rPr>
                              <w:b w:val="0"/>
                              <w:bCs/>
                              <w:lang w:val="fr-FR"/>
                            </w:rPr>
                            <w:t>Régie installée directement chez le client</w:t>
                          </w:r>
                        </w:ins>
                      </w:p>
                      <w:p w14:paraId="764165D6" w14:textId="5703FE38" w:rsidR="006A20B6" w:rsidRDefault="006A20B6" w:rsidP="008F2C35">
                        <w:pPr>
                          <w:numPr>
                            <w:ilvl w:val="0"/>
                            <w:numId w:val="4"/>
                          </w:numPr>
                          <w:spacing w:before="100" w:beforeAutospacing="1" w:after="100" w:afterAutospacing="1" w:line="240" w:lineRule="auto"/>
                          <w:rPr>
                            <w:ins w:id="882" w:author="Gregory Koenig" w:date="2019-10-15T20:22:00Z"/>
                            <w:b w:val="0"/>
                            <w:bCs/>
                          </w:rPr>
                        </w:pPr>
                        <w:proofErr w:type="spellStart"/>
                        <w:ins w:id="883" w:author="Gregory Koenig" w:date="2019-10-15T20:17:00Z">
                          <w:r>
                            <w:rPr>
                              <w:b w:val="0"/>
                              <w:bCs/>
                            </w:rPr>
                            <w:t>Facturation</w:t>
                          </w:r>
                          <w:proofErr w:type="spellEnd"/>
                          <w:r>
                            <w:rPr>
                              <w:b w:val="0"/>
                              <w:bCs/>
                            </w:rPr>
                            <w:t xml:space="preserve"> à la </w:t>
                          </w:r>
                          <w:proofErr w:type="spellStart"/>
                          <w:r>
                            <w:rPr>
                              <w:b w:val="0"/>
                              <w:bCs/>
                            </w:rPr>
                            <w:t>journée</w:t>
                          </w:r>
                        </w:ins>
                        <w:proofErr w:type="spellEnd"/>
                      </w:p>
                      <w:p w14:paraId="4F3C9185" w14:textId="5BFEF111" w:rsidR="006A20B6" w:rsidRPr="008F2C35" w:rsidRDefault="006A20B6">
                        <w:pPr>
                          <w:numPr>
                            <w:ilvl w:val="0"/>
                            <w:numId w:val="4"/>
                          </w:numPr>
                          <w:spacing w:before="100" w:beforeAutospacing="1" w:after="100" w:afterAutospacing="1" w:line="240" w:lineRule="auto"/>
                          <w:rPr>
                            <w:b w:val="0"/>
                            <w:bCs/>
                            <w:rPrChange w:id="884" w:author="Gregory Koenig" w:date="2019-10-15T20:05:00Z">
                              <w:rPr/>
                            </w:rPrChange>
                          </w:rPr>
                          <w:pPrChange w:id="885" w:author="Gregory Koenig" w:date="2019-10-15T20:05:00Z">
                            <w:pPr/>
                          </w:pPrChange>
                        </w:pPr>
                        <w:proofErr w:type="spellStart"/>
                        <w:ins w:id="886" w:author="Gregory Koenig" w:date="2019-10-15T20:22:00Z">
                          <w:r>
                            <w:rPr>
                              <w:b w:val="0"/>
                              <w:bCs/>
                            </w:rPr>
                            <w:t>Ajustement</w:t>
                          </w:r>
                          <w:proofErr w:type="spellEnd"/>
                          <w:r>
                            <w:rPr>
                              <w:b w:val="0"/>
                              <w:bCs/>
                            </w:rPr>
                            <w:t xml:space="preserve"> </w:t>
                          </w:r>
                        </w:ins>
                        <w:ins w:id="887" w:author="Gregory Koenig" w:date="2019-10-15T20:32:00Z">
                          <w:r>
                            <w:rPr>
                              <w:b w:val="0"/>
                              <w:bCs/>
                            </w:rPr>
                            <w:t xml:space="preserve">constant </w:t>
                          </w:r>
                        </w:ins>
                        <w:ins w:id="888" w:author="Gregory Koenig" w:date="2019-10-15T20:22:00Z">
                          <w:r>
                            <w:rPr>
                              <w:b w:val="0"/>
                              <w:bCs/>
                            </w:rPr>
                            <w:t xml:space="preserve">des </w:t>
                          </w:r>
                          <w:proofErr w:type="spellStart"/>
                          <w:r>
                            <w:rPr>
                              <w:b w:val="0"/>
                              <w:bCs/>
                            </w:rPr>
                            <w:t>effectifs</w:t>
                          </w:r>
                        </w:ins>
                        <w:proofErr w:type="spellEnd"/>
                      </w:p>
                    </w:txbxContent>
                  </v:textbox>
                  <w10:wrap type="square" anchorx="margin" anchory="margin"/>
                </v:shape>
              </w:pict>
            </mc:Fallback>
          </mc:AlternateContent>
        </w:r>
        <w:r w:rsidR="00E86203" w:rsidRPr="008F2C35">
          <w:rPr>
            <w:noProof/>
            <w:lang w:val="fr-FR"/>
          </w:rPr>
          <mc:AlternateContent>
            <mc:Choice Requires="wps">
              <w:drawing>
                <wp:anchor distT="45720" distB="45720" distL="114300" distR="114300" simplePos="0" relativeHeight="251755520" behindDoc="0" locked="0" layoutInCell="1" allowOverlap="1" wp14:anchorId="682E3A17" wp14:editId="65D02A4A">
                  <wp:simplePos x="0" y="0"/>
                  <wp:positionH relativeFrom="margin">
                    <wp:posOffset>468630</wp:posOffset>
                  </wp:positionH>
                  <wp:positionV relativeFrom="margin">
                    <wp:posOffset>5669915</wp:posOffset>
                  </wp:positionV>
                  <wp:extent cx="1727200" cy="1200150"/>
                  <wp:effectExtent l="0" t="0" r="6350" b="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0" cy="1200150"/>
                          </a:xfrm>
                          <a:prstGeom prst="rect">
                            <a:avLst/>
                          </a:prstGeom>
                          <a:ln>
                            <a:noFill/>
                            <a:round/>
                            <a:headEnd/>
                            <a:tailEnd/>
                          </a:ln>
                        </wps:spPr>
                        <wps:style>
                          <a:lnRef idx="2">
                            <a:schemeClr val="accent4"/>
                          </a:lnRef>
                          <a:fillRef idx="1">
                            <a:schemeClr val="lt1"/>
                          </a:fillRef>
                          <a:effectRef idx="0">
                            <a:schemeClr val="accent4"/>
                          </a:effectRef>
                          <a:fontRef idx="minor">
                            <a:schemeClr val="dk1"/>
                          </a:fontRef>
                        </wps:style>
                        <wps:txbx>
                          <w:txbxContent>
                            <w:p w14:paraId="42E94563" w14:textId="55084485" w:rsidR="006A20B6" w:rsidRDefault="006A20B6" w:rsidP="008F2C35">
                              <w:pPr>
                                <w:numPr>
                                  <w:ilvl w:val="0"/>
                                  <w:numId w:val="4"/>
                                </w:numPr>
                                <w:spacing w:before="100" w:beforeAutospacing="1" w:after="100" w:afterAutospacing="1" w:line="240" w:lineRule="auto"/>
                                <w:rPr>
                                  <w:ins w:id="889" w:author="Gregory Koenig" w:date="2019-10-15T20:14:00Z"/>
                                  <w:b w:val="0"/>
                                  <w:bCs/>
                                </w:rPr>
                              </w:pPr>
                              <w:ins w:id="890" w:author="Gregory Koenig" w:date="2019-10-15T20:14:00Z">
                                <w:r>
                                  <w:rPr>
                                    <w:b w:val="0"/>
                                    <w:bCs/>
                                  </w:rPr>
                                  <w:t>Audit</w:t>
                                </w:r>
                              </w:ins>
                            </w:p>
                            <w:p w14:paraId="39399016" w14:textId="467EEF3D" w:rsidR="006A20B6" w:rsidRDefault="006A20B6" w:rsidP="008F2C35">
                              <w:pPr>
                                <w:numPr>
                                  <w:ilvl w:val="0"/>
                                  <w:numId w:val="4"/>
                                </w:numPr>
                                <w:spacing w:before="100" w:beforeAutospacing="1" w:after="100" w:afterAutospacing="1" w:line="240" w:lineRule="auto"/>
                                <w:rPr>
                                  <w:ins w:id="891" w:author="Gregory Koenig" w:date="2019-10-15T20:14:00Z"/>
                                  <w:b w:val="0"/>
                                  <w:bCs/>
                                </w:rPr>
                              </w:pPr>
                              <w:ins w:id="892" w:author="Gregory Koenig" w:date="2019-10-15T20:14:00Z">
                                <w:r>
                                  <w:rPr>
                                    <w:b w:val="0"/>
                                    <w:bCs/>
                                  </w:rPr>
                                  <w:t>Centre de service</w:t>
                                </w:r>
                              </w:ins>
                            </w:p>
                            <w:p w14:paraId="0EACDC8B" w14:textId="5AD24A94" w:rsidR="006A20B6" w:rsidRDefault="006A20B6" w:rsidP="008F2C35">
                              <w:pPr>
                                <w:numPr>
                                  <w:ilvl w:val="0"/>
                                  <w:numId w:val="4"/>
                                </w:numPr>
                                <w:spacing w:before="100" w:beforeAutospacing="1" w:after="100" w:afterAutospacing="1" w:line="240" w:lineRule="auto"/>
                                <w:rPr>
                                  <w:ins w:id="893" w:author="Gregory Koenig" w:date="2019-10-15T20:14:00Z"/>
                                  <w:b w:val="0"/>
                                  <w:bCs/>
                                </w:rPr>
                              </w:pPr>
                              <w:ins w:id="894" w:author="Gregory Koenig" w:date="2019-10-15T20:14:00Z">
                                <w:r>
                                  <w:rPr>
                                    <w:b w:val="0"/>
                                    <w:bCs/>
                                  </w:rPr>
                                  <w:t>Emailing</w:t>
                                </w:r>
                              </w:ins>
                            </w:p>
                            <w:p w14:paraId="5083F239" w14:textId="0DBE48CD" w:rsidR="006A20B6" w:rsidRDefault="006A20B6" w:rsidP="008F2C35">
                              <w:pPr>
                                <w:numPr>
                                  <w:ilvl w:val="0"/>
                                  <w:numId w:val="4"/>
                                </w:numPr>
                                <w:spacing w:before="100" w:beforeAutospacing="1" w:after="100" w:afterAutospacing="1" w:line="240" w:lineRule="auto"/>
                                <w:rPr>
                                  <w:ins w:id="895" w:author="Gregory Koenig" w:date="2019-10-15T20:15:00Z"/>
                                  <w:b w:val="0"/>
                                  <w:bCs/>
                                </w:rPr>
                              </w:pPr>
                              <w:ins w:id="896" w:author="Gregory Koenig" w:date="2019-10-15T20:14:00Z">
                                <w:r>
                                  <w:rPr>
                                    <w:b w:val="0"/>
                                    <w:bCs/>
                                  </w:rPr>
                                  <w:t>Marketi</w:t>
                                </w:r>
                              </w:ins>
                              <w:ins w:id="897" w:author="Gregory Koenig" w:date="2019-10-15T20:15:00Z">
                                <w:r>
                                  <w:rPr>
                                    <w:b w:val="0"/>
                                    <w:bCs/>
                                  </w:rPr>
                                  <w:t>ng</w:t>
                                </w:r>
                              </w:ins>
                            </w:p>
                            <w:p w14:paraId="57FB997E" w14:textId="4E07F582" w:rsidR="006A20B6" w:rsidRPr="008F2C35" w:rsidRDefault="006A20B6">
                              <w:pPr>
                                <w:numPr>
                                  <w:ilvl w:val="0"/>
                                  <w:numId w:val="4"/>
                                </w:numPr>
                                <w:spacing w:before="100" w:beforeAutospacing="1" w:after="100" w:afterAutospacing="1" w:line="240" w:lineRule="auto"/>
                                <w:rPr>
                                  <w:b w:val="0"/>
                                  <w:bCs/>
                                  <w:rPrChange w:id="898" w:author="Gregory Koenig" w:date="2019-10-15T20:05:00Z">
                                    <w:rPr/>
                                  </w:rPrChange>
                                </w:rPr>
                                <w:pPrChange w:id="899" w:author="Gregory Koenig" w:date="2019-10-15T20:05:00Z">
                                  <w:pPr/>
                                </w:pPrChange>
                              </w:pPr>
                              <w:ins w:id="900" w:author="Gregory Koenig" w:date="2019-10-15T20:15:00Z">
                                <w:r>
                                  <w:rPr>
                                    <w:b w:val="0"/>
                                    <w:bCs/>
                                  </w:rPr>
                                  <w:t>Formation</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E3A17" id="_x0000_s1053" type="#_x0000_t202" style="position:absolute;margin-left:36.9pt;margin-top:446.45pt;width:136pt;height:94.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" fillcolor="white [3201]" stroked="f" strokeweight="2pt">
                  <v:stroke joinstyle="round"/>
                  <v:textbox>
                    <w:txbxContent>
                      <w:p w14:paraId="42E94563" w14:textId="55084485" w:rsidR="006A20B6" w:rsidRDefault="006A20B6" w:rsidP="008F2C35">
                        <w:pPr>
                          <w:numPr>
                            <w:ilvl w:val="0"/>
                            <w:numId w:val="4"/>
                          </w:numPr>
                          <w:spacing w:before="100" w:beforeAutospacing="1" w:after="100" w:afterAutospacing="1" w:line="240" w:lineRule="auto"/>
                          <w:rPr>
                            <w:ins w:id="901" w:author="Gregory Koenig" w:date="2019-10-15T20:14:00Z"/>
                            <w:b w:val="0"/>
                            <w:bCs/>
                          </w:rPr>
                        </w:pPr>
                        <w:ins w:id="902" w:author="Gregory Koenig" w:date="2019-10-15T20:14:00Z">
                          <w:r>
                            <w:rPr>
                              <w:b w:val="0"/>
                              <w:bCs/>
                            </w:rPr>
                            <w:t>Audit</w:t>
                          </w:r>
                        </w:ins>
                      </w:p>
                      <w:p w14:paraId="39399016" w14:textId="467EEF3D" w:rsidR="006A20B6" w:rsidRDefault="006A20B6" w:rsidP="008F2C35">
                        <w:pPr>
                          <w:numPr>
                            <w:ilvl w:val="0"/>
                            <w:numId w:val="4"/>
                          </w:numPr>
                          <w:spacing w:before="100" w:beforeAutospacing="1" w:after="100" w:afterAutospacing="1" w:line="240" w:lineRule="auto"/>
                          <w:rPr>
                            <w:ins w:id="903" w:author="Gregory Koenig" w:date="2019-10-15T20:14:00Z"/>
                            <w:b w:val="0"/>
                            <w:bCs/>
                          </w:rPr>
                        </w:pPr>
                        <w:ins w:id="904" w:author="Gregory Koenig" w:date="2019-10-15T20:14:00Z">
                          <w:r>
                            <w:rPr>
                              <w:b w:val="0"/>
                              <w:bCs/>
                            </w:rPr>
                            <w:t>Centre de service</w:t>
                          </w:r>
                        </w:ins>
                      </w:p>
                      <w:p w14:paraId="0EACDC8B" w14:textId="5AD24A94" w:rsidR="006A20B6" w:rsidRDefault="006A20B6" w:rsidP="008F2C35">
                        <w:pPr>
                          <w:numPr>
                            <w:ilvl w:val="0"/>
                            <w:numId w:val="4"/>
                          </w:numPr>
                          <w:spacing w:before="100" w:beforeAutospacing="1" w:after="100" w:afterAutospacing="1" w:line="240" w:lineRule="auto"/>
                          <w:rPr>
                            <w:ins w:id="905" w:author="Gregory Koenig" w:date="2019-10-15T20:14:00Z"/>
                            <w:b w:val="0"/>
                            <w:bCs/>
                          </w:rPr>
                        </w:pPr>
                        <w:ins w:id="906" w:author="Gregory Koenig" w:date="2019-10-15T20:14:00Z">
                          <w:r>
                            <w:rPr>
                              <w:b w:val="0"/>
                              <w:bCs/>
                            </w:rPr>
                            <w:t>Emailing</w:t>
                          </w:r>
                        </w:ins>
                      </w:p>
                      <w:p w14:paraId="5083F239" w14:textId="0DBE48CD" w:rsidR="006A20B6" w:rsidRDefault="006A20B6" w:rsidP="008F2C35">
                        <w:pPr>
                          <w:numPr>
                            <w:ilvl w:val="0"/>
                            <w:numId w:val="4"/>
                          </w:numPr>
                          <w:spacing w:before="100" w:beforeAutospacing="1" w:after="100" w:afterAutospacing="1" w:line="240" w:lineRule="auto"/>
                          <w:rPr>
                            <w:ins w:id="907" w:author="Gregory Koenig" w:date="2019-10-15T20:15:00Z"/>
                            <w:b w:val="0"/>
                            <w:bCs/>
                          </w:rPr>
                        </w:pPr>
                        <w:ins w:id="908" w:author="Gregory Koenig" w:date="2019-10-15T20:14:00Z">
                          <w:r>
                            <w:rPr>
                              <w:b w:val="0"/>
                              <w:bCs/>
                            </w:rPr>
                            <w:t>Marketi</w:t>
                          </w:r>
                        </w:ins>
                        <w:ins w:id="909" w:author="Gregory Koenig" w:date="2019-10-15T20:15:00Z">
                          <w:r>
                            <w:rPr>
                              <w:b w:val="0"/>
                              <w:bCs/>
                            </w:rPr>
                            <w:t>ng</w:t>
                          </w:r>
                        </w:ins>
                      </w:p>
                      <w:p w14:paraId="57FB997E" w14:textId="4E07F582" w:rsidR="006A20B6" w:rsidRPr="008F2C35" w:rsidRDefault="006A20B6">
                        <w:pPr>
                          <w:numPr>
                            <w:ilvl w:val="0"/>
                            <w:numId w:val="4"/>
                          </w:numPr>
                          <w:spacing w:before="100" w:beforeAutospacing="1" w:after="100" w:afterAutospacing="1" w:line="240" w:lineRule="auto"/>
                          <w:rPr>
                            <w:b w:val="0"/>
                            <w:bCs/>
                            <w:rPrChange w:id="910" w:author="Gregory Koenig" w:date="2019-10-15T20:05:00Z">
                              <w:rPr/>
                            </w:rPrChange>
                          </w:rPr>
                          <w:pPrChange w:id="911" w:author="Gregory Koenig" w:date="2019-10-15T20:05:00Z">
                            <w:pPr/>
                          </w:pPrChange>
                        </w:pPr>
                        <w:ins w:id="912" w:author="Gregory Koenig" w:date="2019-10-15T20:15:00Z">
                          <w:r>
                            <w:rPr>
                              <w:b w:val="0"/>
                              <w:bCs/>
                            </w:rPr>
                            <w:t>Formation</w:t>
                          </w:r>
                        </w:ins>
                      </w:p>
                    </w:txbxContent>
                  </v:textbox>
                  <w10:wrap type="square" anchorx="margin" anchory="margin"/>
                </v:shape>
              </w:pict>
            </mc:Fallback>
          </mc:AlternateContent>
        </w:r>
      </w:ins>
      <w:ins w:id="913" w:author="Gregory Koenig" w:date="2019-10-15T19:47:00Z">
        <w:r w:rsidR="00E86203">
          <w:rPr>
            <w:noProof/>
            <w:lang w:val="fr-FR"/>
          </w:rPr>
          <mc:AlternateContent>
            <mc:Choice Requires="wps">
              <w:drawing>
                <wp:anchor distT="0" distB="0" distL="114300" distR="114300" simplePos="0" relativeHeight="251743232" behindDoc="0" locked="0" layoutInCell="1" allowOverlap="1" wp14:anchorId="02921ED6" wp14:editId="60BAB920">
                  <wp:simplePos x="0" y="0"/>
                  <wp:positionH relativeFrom="margin">
                    <wp:posOffset>3661410</wp:posOffset>
                  </wp:positionH>
                  <wp:positionV relativeFrom="margin">
                    <wp:posOffset>4004945</wp:posOffset>
                  </wp:positionV>
                  <wp:extent cx="2571750" cy="1257300"/>
                  <wp:effectExtent l="57150" t="38100" r="76200" b="95250"/>
                  <wp:wrapSquare wrapText="bothSides"/>
                  <wp:docPr id="221" name="Rectangle: Rounded Corners 221"/>
                  <wp:cNvGraphicFramePr/>
                  <a:graphic xmlns:a="http://schemas.openxmlformats.org/drawingml/2006/main">
                    <a:graphicData uri="http://schemas.microsoft.com/office/word/2010/wordprocessingShape">
                      <wps:wsp>
                        <wps:cNvSpPr/>
                        <wps:spPr>
                          <a:xfrm>
                            <a:off x="0" y="0"/>
                            <a:ext cx="2571750" cy="12573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96A930D" w14:textId="46F591BD" w:rsidR="006A20B6" w:rsidRDefault="006A20B6">
                              <w:pPr>
                                <w:jc w:val="center"/>
                                <w:pPrChange w:id="914" w:author="Gregory Koenig" w:date="2019-10-15T19:47:00Z">
                                  <w:pPr/>
                                </w:pPrChange>
                              </w:pPr>
                              <w:ins w:id="915" w:author="Gregory Koenig" w:date="2019-10-15T19:48:00Z">
                                <w:r>
                                  <w:t>Talent sourcing</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921ED6" id="Rectangle: Rounded Corners 221" o:spid="_x0000_s1054" style="position:absolute;margin-left:288.3pt;margin-top:315.35pt;width:202.5pt;height:99pt;z-index:25174323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" fillcolor="#84bc78 [2103]" strokecolor="#4e8542 [3207]" strokeweight="1pt">
                  <v:fill color2="#ecf4ea [343]" rotate="t" angle="180" colors="0 #a7bfa3;9830f #c0d1bd;1 #f4f7f4" focus="100%" type="gradient"/>
                  <v:shadow on="t" color="black" opacity="28270f" origin=",.5" offset="0"/>
                  <v:textbox>
                    <w:txbxContent>
                      <w:p w14:paraId="096A930D" w14:textId="46F591BD" w:rsidR="006A20B6" w:rsidRDefault="006A20B6">
                        <w:pPr>
                          <w:jc w:val="center"/>
                          <w:pPrChange w:id="916" w:author="Gregory Koenig" w:date="2019-10-15T19:47:00Z">
                            <w:pPr/>
                          </w:pPrChange>
                        </w:pPr>
                        <w:ins w:id="917" w:author="Gregory Koenig" w:date="2019-10-15T19:48:00Z">
                          <w:r>
                            <w:t>Talent sourcing</w:t>
                          </w:r>
                        </w:ins>
                      </w:p>
                    </w:txbxContent>
                  </v:textbox>
                  <w10:wrap type="square" anchorx="margin" anchory="margin"/>
                </v:roundrect>
              </w:pict>
            </mc:Fallback>
          </mc:AlternateContent>
        </w:r>
        <w:r w:rsidR="00E86203">
          <w:rPr>
            <w:noProof/>
            <w:lang w:val="fr-FR"/>
          </w:rPr>
          <mc:AlternateContent>
            <mc:Choice Requires="wps">
              <w:drawing>
                <wp:anchor distT="0" distB="0" distL="114300" distR="114300" simplePos="0" relativeHeight="251745280" behindDoc="0" locked="0" layoutInCell="1" allowOverlap="1" wp14:anchorId="48F88CC3" wp14:editId="685C5D25">
                  <wp:simplePos x="0" y="0"/>
                  <wp:positionH relativeFrom="margin">
                    <wp:posOffset>57150</wp:posOffset>
                  </wp:positionH>
                  <wp:positionV relativeFrom="margin">
                    <wp:posOffset>4030345</wp:posOffset>
                  </wp:positionV>
                  <wp:extent cx="2571750" cy="1257300"/>
                  <wp:effectExtent l="57150" t="38100" r="76200" b="95250"/>
                  <wp:wrapSquare wrapText="bothSides"/>
                  <wp:docPr id="222" name="Rectangle: Rounded Corners 222"/>
                  <wp:cNvGraphicFramePr/>
                  <a:graphic xmlns:a="http://schemas.openxmlformats.org/drawingml/2006/main">
                    <a:graphicData uri="http://schemas.microsoft.com/office/word/2010/wordprocessingShape">
                      <wps:wsp>
                        <wps:cNvSpPr/>
                        <wps:spPr>
                          <a:xfrm>
                            <a:off x="0" y="0"/>
                            <a:ext cx="2571750" cy="12573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EB6D9B8" w14:textId="5AB76010" w:rsidR="006A20B6" w:rsidRDefault="006A20B6">
                              <w:pPr>
                                <w:jc w:val="center"/>
                                <w:pPrChange w:id="918" w:author="Gregory Koenig" w:date="2019-10-15T19:47:00Z">
                                  <w:pPr/>
                                </w:pPrChange>
                              </w:pPr>
                              <w:ins w:id="919" w:author="Gregory Koenig" w:date="2019-10-15T19:47:00Z">
                                <w:r>
                                  <w:t>Marketing ops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F88CC3" id="Rectangle: Rounded Corners 222" o:spid="_x0000_s1055" style="position:absolute;margin-left:4.5pt;margin-top:317.35pt;width:202.5pt;height:99pt;z-index:25174528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" fillcolor="#84bc78 [2103]" strokecolor="#4e8542 [3207]" strokeweight="1pt">
                  <v:fill color2="#ecf4ea [343]" rotate="t" angle="180" colors="0 #a7bfa3;9830f #c0d1bd;1 #f4f7f4" focus="100%" type="gradient"/>
                  <v:shadow on="t" color="black" opacity="28270f" origin=",.5" offset="0"/>
                  <v:textbox>
                    <w:txbxContent>
                      <w:p w14:paraId="7EB6D9B8" w14:textId="5AB76010" w:rsidR="006A20B6" w:rsidRDefault="006A20B6">
                        <w:pPr>
                          <w:jc w:val="center"/>
                          <w:pPrChange w:id="920" w:author="Gregory Koenig" w:date="2019-10-15T19:47:00Z">
                            <w:pPr/>
                          </w:pPrChange>
                        </w:pPr>
                        <w:ins w:id="921" w:author="Gregory Koenig" w:date="2019-10-15T19:47:00Z">
                          <w:r>
                            <w:t>Marketing ops</w:t>
                          </w:r>
                        </w:ins>
                      </w:p>
                    </w:txbxContent>
                  </v:textbox>
                  <w10:wrap type="square" anchorx="margin" anchory="margin"/>
                </v:roundrect>
              </w:pict>
            </mc:Fallback>
          </mc:AlternateContent>
        </w:r>
        <w:r w:rsidR="0051650F">
          <w:rPr>
            <w:noProof/>
            <w:lang w:val="fr-FR"/>
          </w:rPr>
          <mc:AlternateContent>
            <mc:Choice Requires="wps">
              <w:drawing>
                <wp:anchor distT="0" distB="0" distL="114300" distR="114300" simplePos="0" relativeHeight="251747328" behindDoc="0" locked="0" layoutInCell="1" allowOverlap="1" wp14:anchorId="48730778" wp14:editId="7CAC9449">
                  <wp:simplePos x="0" y="0"/>
                  <wp:positionH relativeFrom="margin">
                    <wp:align>right</wp:align>
                  </wp:positionH>
                  <wp:positionV relativeFrom="margin">
                    <wp:align>top</wp:align>
                  </wp:positionV>
                  <wp:extent cx="2571750" cy="1257300"/>
                  <wp:effectExtent l="57150" t="38100" r="76200" b="95250"/>
                  <wp:wrapSquare wrapText="bothSides"/>
                  <wp:docPr id="223" name="Rectangle: Rounded Corners 223"/>
                  <wp:cNvGraphicFramePr/>
                  <a:graphic xmlns:a="http://schemas.openxmlformats.org/drawingml/2006/main">
                    <a:graphicData uri="http://schemas.microsoft.com/office/word/2010/wordprocessingShape">
                      <wps:wsp>
                        <wps:cNvSpPr/>
                        <wps:spPr>
                          <a:xfrm>
                            <a:off x="0" y="0"/>
                            <a:ext cx="2571750" cy="12573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32D4D89C" w14:textId="450A0402" w:rsidR="006A20B6" w:rsidRDefault="006A20B6">
                              <w:pPr>
                                <w:jc w:val="center"/>
                                <w:pPrChange w:id="922" w:author="Gregory Koenig" w:date="2019-10-15T19:47:00Z">
                                  <w:pPr/>
                                </w:pPrChange>
                              </w:pPr>
                              <w:ins w:id="923" w:author="Gregory Koenig" w:date="2019-10-15T19:47:00Z">
                                <w:r>
                                  <w:t>Success design</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730778" id="Rectangle: Rounded Corners 223" o:spid="_x0000_s1056" style="position:absolute;margin-left:151.3pt;margin-top:0;width:202.5pt;height:99pt;z-index:251747328;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" fillcolor="#84bc78 [2103]" strokecolor="#4e8542 [3207]" strokeweight="1pt">
                  <v:fill color2="#ecf4ea [343]" rotate="t" angle="180" colors="0 #a7bfa3;9830f #c0d1bd;1 #f4f7f4" focus="100%" type="gradient"/>
                  <v:shadow on="t" color="black" opacity="28270f" origin=",.5" offset="0"/>
                  <v:textbox>
                    <w:txbxContent>
                      <w:p w14:paraId="32D4D89C" w14:textId="450A0402" w:rsidR="006A20B6" w:rsidRDefault="006A20B6">
                        <w:pPr>
                          <w:jc w:val="center"/>
                          <w:pPrChange w:id="924" w:author="Gregory Koenig" w:date="2019-10-15T19:47:00Z">
                            <w:pPr/>
                          </w:pPrChange>
                        </w:pPr>
                        <w:ins w:id="925" w:author="Gregory Koenig" w:date="2019-10-15T19:47:00Z">
                          <w:r>
                            <w:t>Success design</w:t>
                          </w:r>
                        </w:ins>
                      </w:p>
                    </w:txbxContent>
                  </v:textbox>
                  <w10:wrap type="square" anchorx="margin" anchory="margin"/>
                </v:roundrect>
              </w:pict>
            </mc:Fallback>
          </mc:AlternateContent>
        </w:r>
        <w:r w:rsidR="0051650F">
          <w:rPr>
            <w:noProof/>
            <w:lang w:val="fr-FR"/>
          </w:rPr>
          <mc:AlternateContent>
            <mc:Choice Requires="wps">
              <w:drawing>
                <wp:anchor distT="0" distB="0" distL="114300" distR="114300" simplePos="0" relativeHeight="251741184" behindDoc="0" locked="0" layoutInCell="1" allowOverlap="1" wp14:anchorId="64873293" wp14:editId="5414E6C3">
                  <wp:simplePos x="0" y="0"/>
                  <wp:positionH relativeFrom="margin">
                    <wp:align>left</wp:align>
                  </wp:positionH>
                  <wp:positionV relativeFrom="margin">
                    <wp:align>top</wp:align>
                  </wp:positionV>
                  <wp:extent cx="2571750" cy="1257300"/>
                  <wp:effectExtent l="57150" t="38100" r="76200" b="95250"/>
                  <wp:wrapSquare wrapText="bothSides"/>
                  <wp:docPr id="220" name="Rectangle: Rounded Corners 220"/>
                  <wp:cNvGraphicFramePr/>
                  <a:graphic xmlns:a="http://schemas.openxmlformats.org/drawingml/2006/main">
                    <a:graphicData uri="http://schemas.microsoft.com/office/word/2010/wordprocessingShape">
                      <wps:wsp>
                        <wps:cNvSpPr/>
                        <wps:spPr>
                          <a:xfrm>
                            <a:off x="0" y="0"/>
                            <a:ext cx="2571750" cy="12573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00794EF" w14:textId="239A651D" w:rsidR="006A20B6" w:rsidRDefault="006A20B6">
                              <w:pPr>
                                <w:jc w:val="center"/>
                                <w:pPrChange w:id="926" w:author="Gregory Koenig" w:date="2019-10-15T19:47:00Z">
                                  <w:pPr/>
                                </w:pPrChange>
                              </w:pPr>
                              <w:ins w:id="927" w:author="Gregory Koenig" w:date="2019-10-15T19:47:00Z">
                                <w:r>
                                  <w:t xml:space="preserve">Drupal </w:t>
                                </w:r>
                                <w:proofErr w:type="spellStart"/>
                                <w:r>
                                  <w:t>webcenter</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4873293" id="Rectangle: Rounded Corners 220" o:spid="_x0000_s1057" style="position:absolute;margin-left:0;margin-top:0;width:202.5pt;height:99pt;z-index:251741184;visibility:visible;mso-wrap-style:square;mso-height-percent:0;mso-wrap-distance-left:9pt;mso-wrap-distance-top:0;mso-wrap-distance-right:9pt;mso-wrap-distance-bottom:0;mso-position-horizontal:left;mso-position-horizontal-relative:margin;mso-position-vertical:top;mso-position-vertical-relative:margin;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" fillcolor="#84bc78 [2103]" strokecolor="#4e8542 [3207]" strokeweight="1pt">
                  <v:fill color2="#ecf4ea [343]" rotate="t" angle="180" colors="0 #a7bfa3;9830f #c0d1bd;1 #f4f7f4" focus="100%" type="gradient"/>
                  <v:shadow on="t" color="black" opacity="28270f" origin=",.5" offset="0"/>
                  <v:textbox>
                    <w:txbxContent>
                      <w:p w14:paraId="100794EF" w14:textId="239A651D" w:rsidR="006A20B6" w:rsidRDefault="006A20B6">
                        <w:pPr>
                          <w:jc w:val="center"/>
                          <w:pPrChange w:id="928" w:author="Gregory Koenig" w:date="2019-10-15T19:47:00Z">
                            <w:pPr/>
                          </w:pPrChange>
                        </w:pPr>
                        <w:ins w:id="929" w:author="Gregory Koenig" w:date="2019-10-15T19:47:00Z">
                          <w:r>
                            <w:t xml:space="preserve">Drupal </w:t>
                          </w:r>
                          <w:proofErr w:type="spellStart"/>
                          <w:r>
                            <w:t>webcenter</w:t>
                          </w:r>
                        </w:ins>
                        <w:proofErr w:type="spellEnd"/>
                      </w:p>
                    </w:txbxContent>
                  </v:textbox>
                  <w10:wrap type="square" anchorx="margin" anchory="margin"/>
                </v:roundrect>
              </w:pict>
            </mc:Fallback>
          </mc:AlternateContent>
        </w:r>
      </w:ins>
      <w:ins w:id="930" w:author="Gregory Koenig" w:date="2019-10-15T19:57:00Z">
        <w:r w:rsidR="008F2C35">
          <w:rPr>
            <w:lang w:val="fr-FR"/>
          </w:rPr>
          <w:br w:type="page"/>
        </w:r>
      </w:ins>
    </w:p>
    <w:p w14:paraId="51C088F2" w14:textId="77777777" w:rsidR="00756B2A" w:rsidRDefault="00CA2585">
      <w:pPr>
        <w:pStyle w:val="Heading2"/>
        <w:rPr>
          <w:ins w:id="931" w:author="Gregory Koenig" w:date="2019-10-15T20:43:00Z"/>
          <w:lang w:val="fr-FR"/>
        </w:rPr>
      </w:pPr>
      <w:bookmarkStart w:id="932" w:name="_Toc22088955"/>
      <w:ins w:id="933" w:author="Gregory Koenig" w:date="2019-10-15T02:19:00Z">
        <w:r>
          <w:rPr>
            <w:lang w:val="fr-FR"/>
          </w:rPr>
          <w:lastRenderedPageBreak/>
          <w:t>Organigramme</w:t>
        </w:r>
      </w:ins>
      <w:bookmarkEnd w:id="932"/>
    </w:p>
    <w:p w14:paraId="6DEFCC1B" w14:textId="6DC6C3A7" w:rsidR="00756B2A" w:rsidRDefault="00756B2A" w:rsidP="00233A0A">
      <w:pPr>
        <w:pStyle w:val="Content"/>
        <w:jc w:val="both"/>
        <w:rPr>
          <w:ins w:id="934" w:author="Gregory Koenig" w:date="2019-10-15T20:46:00Z"/>
          <w:lang w:val="fr-FR"/>
        </w:rPr>
        <w:pPrChange w:id="935" w:author="Gregory Koenig" w:date="2019-10-15T21:48:00Z">
          <w:pPr>
            <w:pStyle w:val="Content"/>
          </w:pPr>
        </w:pPrChange>
      </w:pPr>
      <w:ins w:id="936" w:author="Gregory Koenig" w:date="2019-10-15T20:43:00Z">
        <w:r>
          <w:rPr>
            <w:lang w:val="fr-FR"/>
          </w:rPr>
          <w:t>L’agence de Strasbourg est organisée</w:t>
        </w:r>
      </w:ins>
      <w:ins w:id="937" w:author="Gregory Koenig" w:date="2019-10-15T20:44:00Z">
        <w:r>
          <w:rPr>
            <w:lang w:val="fr-FR"/>
          </w:rPr>
          <w:t xml:space="preserve"> de manière classique</w:t>
        </w:r>
      </w:ins>
      <w:ins w:id="938" w:author="Gregory Koenig" w:date="2019-10-15T20:45:00Z">
        <w:r>
          <w:rPr>
            <w:lang w:val="fr-FR"/>
          </w:rPr>
          <w:t xml:space="preserve"> comme peut l’être une entreprise spécialisée dans le développement </w:t>
        </w:r>
      </w:ins>
      <w:ins w:id="939" w:author="Gregory Koenig" w:date="2019-10-15T21:56:00Z">
        <w:r w:rsidR="006F2E83">
          <w:rPr>
            <w:lang w:val="fr-FR"/>
          </w:rPr>
          <w:t>Web</w:t>
        </w:r>
      </w:ins>
      <w:ins w:id="940" w:author="Gregory Koenig" w:date="2019-10-15T20:46:00Z">
        <w:r>
          <w:rPr>
            <w:lang w:val="fr-FR"/>
          </w:rPr>
          <w:t xml:space="preserve"> avec une solide expérience de plusieurs années</w:t>
        </w:r>
      </w:ins>
      <w:ins w:id="941" w:author="Gregory Koenig" w:date="2019-10-15T20:45:00Z">
        <w:r>
          <w:rPr>
            <w:lang w:val="fr-FR"/>
          </w:rPr>
          <w:t>.</w:t>
        </w:r>
      </w:ins>
    </w:p>
    <w:p w14:paraId="7CD58C87" w14:textId="77777777" w:rsidR="00756B2A" w:rsidRDefault="00756B2A" w:rsidP="00233A0A">
      <w:pPr>
        <w:pStyle w:val="Content"/>
        <w:jc w:val="both"/>
        <w:rPr>
          <w:ins w:id="942" w:author="Gregory Koenig" w:date="2019-10-15T20:45:00Z"/>
          <w:lang w:val="fr-FR"/>
        </w:rPr>
        <w:pPrChange w:id="943" w:author="Gregory Koenig" w:date="2019-10-15T21:48:00Z">
          <w:pPr>
            <w:pStyle w:val="Content"/>
          </w:pPr>
        </w:pPrChange>
      </w:pPr>
    </w:p>
    <w:p w14:paraId="736168D4" w14:textId="39FCDC85" w:rsidR="00756B2A" w:rsidRDefault="00756B2A" w:rsidP="00233A0A">
      <w:pPr>
        <w:pStyle w:val="Content"/>
        <w:jc w:val="both"/>
        <w:rPr>
          <w:ins w:id="944" w:author="Gregory Koenig" w:date="2019-10-16T03:30:00Z"/>
          <w:lang w:val="fr-FR"/>
        </w:rPr>
      </w:pPr>
      <w:ins w:id="945" w:author="Gregory Koenig" w:date="2019-10-15T20:45:00Z">
        <w:r>
          <w:rPr>
            <w:lang w:val="fr-FR"/>
          </w:rPr>
          <w:t>En effet, la direction assure une communication verticale</w:t>
        </w:r>
      </w:ins>
      <w:ins w:id="946" w:author="Gregory Koenig" w:date="2019-10-15T20:46:00Z">
        <w:r>
          <w:rPr>
            <w:lang w:val="fr-FR"/>
          </w:rPr>
          <w:t xml:space="preserve"> avec les départements classiques tels que</w:t>
        </w:r>
      </w:ins>
      <w:ins w:id="947" w:author="Gregory Koenig" w:date="2019-10-15T20:47:00Z">
        <w:r>
          <w:rPr>
            <w:lang w:val="fr-FR"/>
          </w:rPr>
          <w:t xml:space="preserve"> l’équipe commerciale, le dév</w:t>
        </w:r>
      </w:ins>
      <w:ins w:id="948" w:author="Gregory Koenig" w:date="2019-10-15T20:48:00Z">
        <w:r>
          <w:rPr>
            <w:lang w:val="fr-FR"/>
          </w:rPr>
          <w:t>eloppement international</w:t>
        </w:r>
      </w:ins>
      <w:ins w:id="949" w:author="Gregory Koenig" w:date="2019-10-15T20:47:00Z">
        <w:r>
          <w:rPr>
            <w:lang w:val="fr-FR"/>
          </w:rPr>
          <w:t xml:space="preserve"> et les différents pôles informatiques (développement </w:t>
        </w:r>
      </w:ins>
      <w:ins w:id="950" w:author="Gregory Koenig" w:date="2019-10-15T21:56:00Z">
        <w:r w:rsidR="006F2E83">
          <w:rPr>
            <w:lang w:val="fr-FR"/>
          </w:rPr>
          <w:t>Web</w:t>
        </w:r>
      </w:ins>
      <w:ins w:id="951" w:author="Gregory Koenig" w:date="2019-10-16T03:31:00Z">
        <w:r w:rsidR="00F51C0C">
          <w:rPr>
            <w:lang w:val="fr-FR"/>
          </w:rPr>
          <w:t>, pôle</w:t>
        </w:r>
      </w:ins>
      <w:ins w:id="952" w:author="Gregory Koenig" w:date="2019-10-16T03:32:00Z">
        <w:r w:rsidR="00F51C0C">
          <w:rPr>
            <w:lang w:val="fr-FR"/>
          </w:rPr>
          <w:t xml:space="preserve"> que nous avons </w:t>
        </w:r>
        <w:proofErr w:type="gramStart"/>
        <w:r w:rsidR="00F51C0C">
          <w:rPr>
            <w:lang w:val="fr-FR"/>
          </w:rPr>
          <w:t>intégrés</w:t>
        </w:r>
      </w:ins>
      <w:proofErr w:type="gramEnd"/>
      <w:ins w:id="953" w:author="Gregory Koenig" w:date="2019-10-15T20:47:00Z">
        <w:r>
          <w:rPr>
            <w:lang w:val="fr-FR"/>
          </w:rPr>
          <w:t>, graphisme</w:t>
        </w:r>
      </w:ins>
      <w:ins w:id="954" w:author="Gregory Koenig" w:date="2019-10-15T20:48:00Z">
        <w:r>
          <w:rPr>
            <w:lang w:val="fr-FR"/>
          </w:rPr>
          <w:t>, multimédia) (cf. figure 3).</w:t>
        </w:r>
      </w:ins>
    </w:p>
    <w:p w14:paraId="02798057" w14:textId="77777777" w:rsidR="00F51C0C" w:rsidRDefault="00F51C0C" w:rsidP="00233A0A">
      <w:pPr>
        <w:pStyle w:val="Content"/>
        <w:jc w:val="both"/>
        <w:rPr>
          <w:ins w:id="955" w:author="Gregory Koenig" w:date="2019-10-15T20:48:00Z"/>
          <w:lang w:val="fr-FR"/>
        </w:rPr>
        <w:pPrChange w:id="956" w:author="Gregory Koenig" w:date="2019-10-15T21:48:00Z">
          <w:pPr>
            <w:pStyle w:val="Content"/>
          </w:pPr>
        </w:pPrChange>
      </w:pPr>
    </w:p>
    <w:p w14:paraId="366F7935" w14:textId="6A23532B" w:rsidR="00756B2A" w:rsidRPr="008F58A5" w:rsidRDefault="00756B2A" w:rsidP="00233A0A">
      <w:pPr>
        <w:pStyle w:val="Content"/>
        <w:jc w:val="both"/>
        <w:rPr>
          <w:ins w:id="957" w:author="Gregory Koenig" w:date="2019-10-15T20:43:00Z"/>
          <w:lang w:val="fr-FR"/>
        </w:rPr>
        <w:pPrChange w:id="958" w:author="Gregory Koenig" w:date="2019-10-15T21:48:00Z">
          <w:pPr>
            <w:pStyle w:val="Content"/>
          </w:pPr>
        </w:pPrChange>
      </w:pPr>
      <w:ins w:id="959" w:author="Gregory Koenig" w:date="2019-10-15T20:48:00Z">
        <w:r>
          <w:rPr>
            <w:lang w:val="fr-FR"/>
          </w:rPr>
          <w:t xml:space="preserve">En revanche, entre les équipes informatiques, la communication </w:t>
        </w:r>
      </w:ins>
      <w:ins w:id="960" w:author="Gregory Koenig" w:date="2019-10-15T20:49:00Z">
        <w:r>
          <w:rPr>
            <w:lang w:val="fr-FR"/>
          </w:rPr>
          <w:t xml:space="preserve">s’effectue sur un modèle horizontal afin de garantir une fluidité de transmission de l’information. </w:t>
        </w:r>
        <w:r w:rsidR="000A1642">
          <w:rPr>
            <w:lang w:val="fr-FR"/>
          </w:rPr>
          <w:t>Cela permet une meilleure adaptatio</w:t>
        </w:r>
      </w:ins>
      <w:ins w:id="961" w:author="Gregory Koenig" w:date="2019-10-15T20:50:00Z">
        <w:r w:rsidR="000A1642">
          <w:rPr>
            <w:lang w:val="fr-FR"/>
          </w:rPr>
          <w:t>n lors des modifications fréquentes qui interviennent en cours de projet.</w:t>
        </w:r>
      </w:ins>
    </w:p>
    <w:p w14:paraId="0D84A1D9" w14:textId="3CB2681F" w:rsidR="000A1642" w:rsidRDefault="000A1642">
      <w:pPr>
        <w:spacing w:after="200"/>
        <w:rPr>
          <w:ins w:id="962" w:author="Gregory Koenig" w:date="2019-10-15T20:54:00Z"/>
          <w:rFonts w:eastAsiaTheme="majorEastAsia" w:cstheme="majorBidi"/>
          <w:b w:val="0"/>
          <w:sz w:val="36"/>
          <w:szCs w:val="26"/>
          <w:lang w:val="fr-FR"/>
        </w:rPr>
      </w:pPr>
      <w:ins w:id="963" w:author="Gregory Koenig" w:date="2019-10-15T20:51:00Z">
        <w:r>
          <w:rPr>
            <w:noProof/>
          </w:rPr>
          <mc:AlternateContent>
            <mc:Choice Requires="wps">
              <w:drawing>
                <wp:anchor distT="0" distB="0" distL="114300" distR="114300" simplePos="0" relativeHeight="251761664" behindDoc="0" locked="0" layoutInCell="1" allowOverlap="1" wp14:anchorId="3F85CC3A" wp14:editId="5AC38BB2">
                  <wp:simplePos x="0" y="0"/>
                  <wp:positionH relativeFrom="margin">
                    <wp:posOffset>2021205</wp:posOffset>
                  </wp:positionH>
                  <wp:positionV relativeFrom="margin">
                    <wp:posOffset>7737475</wp:posOffset>
                  </wp:positionV>
                  <wp:extent cx="2266950" cy="635"/>
                  <wp:effectExtent l="0" t="0" r="0" b="0"/>
                  <wp:wrapSquare wrapText="bothSides"/>
                  <wp:docPr id="233" name="Text Box 233"/>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2A328216" w14:textId="06F188A5" w:rsidR="006A20B6" w:rsidRPr="00F70E39" w:rsidRDefault="006A20B6">
                              <w:pPr>
                                <w:pStyle w:val="Caption"/>
                                <w:jc w:val="center"/>
                                <w:rPr>
                                  <w:noProof/>
                                  <w:lang w:val="fr-FR"/>
                                </w:rPr>
                                <w:pPrChange w:id="964" w:author="Gregory Koenig" w:date="2019-10-15T20:52:00Z">
                                  <w:pPr>
                                    <w:pStyle w:val="Heading2"/>
                                  </w:pPr>
                                </w:pPrChange>
                              </w:pPr>
                              <w:ins w:id="965" w:author="Gregory Koenig" w:date="2019-10-15T20:51:00Z">
                                <w:r>
                                  <w:t>Figure 3 – Organigramme</w:t>
                                </w:r>
                              </w:ins>
                              <w:ins w:id="966" w:author="Gregory Koenig" w:date="2019-10-15T20:52:00Z">
                                <w:r>
                                  <w:t xml:space="preserve"> </w:t>
                                </w:r>
                                <w:proofErr w:type="spellStart"/>
                                <w:proofErr w:type="gramStart"/>
                                <w:r>
                                  <w:t>simplifié</w:t>
                                </w:r>
                                <w:proofErr w:type="spellEnd"/>
                                <w:r>
                                  <w:t xml:space="preserve"> </w:t>
                                </w:r>
                              </w:ins>
                              <w:ins w:id="967" w:author="Gregory Koenig" w:date="2019-10-15T20:51:00Z">
                                <w:r>
                                  <w:t xml:space="preserve"> </w:t>
                                </w:r>
                                <w:proofErr w:type="spellStart"/>
                                <w:r>
                                  <w:t>d’Actency</w:t>
                                </w:r>
                              </w:ins>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85CC3A" id="Text Box 233" o:spid="_x0000_s1058" type="#_x0000_t202" style="position:absolute;margin-left:159.15pt;margin-top:609.25pt;width:178.5pt;height:.05pt;z-index:25176166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" stroked="f">
                  <v:textbox style="mso-fit-shape-to-text:t" inset="0,0,0,0">
                    <w:txbxContent>
                      <w:p w14:paraId="2A328216" w14:textId="06F188A5" w:rsidR="006A20B6" w:rsidRPr="00F70E39" w:rsidRDefault="006A20B6">
                        <w:pPr>
                          <w:pStyle w:val="Caption"/>
                          <w:jc w:val="center"/>
                          <w:rPr>
                            <w:noProof/>
                            <w:lang w:val="fr-FR"/>
                          </w:rPr>
                          <w:pPrChange w:id="968" w:author="Gregory Koenig" w:date="2019-10-15T20:52:00Z">
                            <w:pPr>
                              <w:pStyle w:val="Heading2"/>
                            </w:pPr>
                          </w:pPrChange>
                        </w:pPr>
                        <w:ins w:id="969" w:author="Gregory Koenig" w:date="2019-10-15T20:51:00Z">
                          <w:r>
                            <w:t>Figure 3 – Organigramme</w:t>
                          </w:r>
                        </w:ins>
                        <w:ins w:id="970" w:author="Gregory Koenig" w:date="2019-10-15T20:52:00Z">
                          <w:r>
                            <w:t xml:space="preserve"> </w:t>
                          </w:r>
                          <w:proofErr w:type="spellStart"/>
                          <w:proofErr w:type="gramStart"/>
                          <w:r>
                            <w:t>simplifié</w:t>
                          </w:r>
                          <w:proofErr w:type="spellEnd"/>
                          <w:r>
                            <w:t xml:space="preserve"> </w:t>
                          </w:r>
                        </w:ins>
                        <w:ins w:id="971" w:author="Gregory Koenig" w:date="2019-10-15T20:51:00Z">
                          <w:r>
                            <w:t xml:space="preserve"> </w:t>
                          </w:r>
                          <w:proofErr w:type="spellStart"/>
                          <w:r>
                            <w:t>d’Actency</w:t>
                          </w:r>
                        </w:ins>
                        <w:proofErr w:type="spellEnd"/>
                        <w:proofErr w:type="gramEnd"/>
                      </w:p>
                    </w:txbxContent>
                  </v:textbox>
                  <w10:wrap type="square" anchorx="margin" anchory="margin"/>
                </v:shape>
              </w:pict>
            </mc:Fallback>
          </mc:AlternateContent>
        </w:r>
      </w:ins>
      <w:ins w:id="972" w:author="Gregory Koenig" w:date="2019-10-15T20:50:00Z">
        <w:r>
          <w:rPr>
            <w:noProof/>
            <w:lang w:val="fr-FR"/>
          </w:rPr>
          <w:drawing>
            <wp:anchor distT="0" distB="0" distL="114300" distR="114300" simplePos="0" relativeHeight="251759616" behindDoc="0" locked="0" layoutInCell="1" allowOverlap="1" wp14:anchorId="5444C569" wp14:editId="3D147A43">
              <wp:simplePos x="0" y="0"/>
              <wp:positionH relativeFrom="margin">
                <wp:posOffset>678180</wp:posOffset>
              </wp:positionH>
              <wp:positionV relativeFrom="margin">
                <wp:posOffset>4073525</wp:posOffset>
              </wp:positionV>
              <wp:extent cx="4953000" cy="3448050"/>
              <wp:effectExtent l="0" t="0" r="0" b="0"/>
              <wp:wrapSquare wrapText="bothSides"/>
              <wp:docPr id="232" name="Picture 2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organigramme.png"/>
                      <pic:cNvPicPr/>
                    </pic:nvPicPr>
                    <pic:blipFill>
                      <a:blip r:embed="rId20">
                        <a:extLst>
                          <a:ext uri="{28A0092B-C50C-407E-A947-70E740481C1C}">
                            <a14:useLocalDpi xmlns:a14="http://schemas.microsoft.com/office/drawing/2010/main" val="0"/>
                          </a:ext>
                        </a:extLst>
                      </a:blip>
                      <a:stretch>
                        <a:fillRect/>
                      </a:stretch>
                    </pic:blipFill>
                    <pic:spPr>
                      <a:xfrm>
                        <a:off x="0" y="0"/>
                        <a:ext cx="4953000" cy="3448050"/>
                      </a:xfrm>
                      <a:prstGeom prst="rect">
                        <a:avLst/>
                      </a:prstGeom>
                    </pic:spPr>
                  </pic:pic>
                </a:graphicData>
              </a:graphic>
            </wp:anchor>
          </w:drawing>
        </w:r>
      </w:ins>
      <w:ins w:id="973" w:author="Gregory Koenig" w:date="2019-10-15T00:47:00Z">
        <w:r w:rsidR="00DF4EA0" w:rsidRPr="00010736">
          <w:rPr>
            <w:b w:val="0"/>
            <w:lang w:val="fr-FR"/>
            <w:rPrChange w:id="974" w:author="Gregory Koenig" w:date="2019-10-15T00:55:00Z">
              <w:rPr>
                <w:b w:val="0"/>
              </w:rPr>
            </w:rPrChange>
          </w:rPr>
          <w:br w:type="page"/>
        </w:r>
      </w:ins>
      <w:ins w:id="975" w:author="Gregory Koenig" w:date="2019-10-15T20:54:00Z">
        <w:r>
          <w:rPr>
            <w:lang w:val="fr-FR"/>
          </w:rPr>
          <w:lastRenderedPageBreak/>
          <w:br w:type="page"/>
        </w:r>
      </w:ins>
    </w:p>
    <w:p w14:paraId="23514814" w14:textId="77777777" w:rsidR="00DF4EA0" w:rsidRPr="00010736" w:rsidRDefault="00DF4EA0">
      <w:pPr>
        <w:pStyle w:val="Heading2"/>
        <w:rPr>
          <w:ins w:id="976" w:author="Gregory Koenig" w:date="2019-10-15T00:47:00Z"/>
          <w:lang w:val="fr-FR"/>
          <w:rPrChange w:id="977" w:author="Gregory Koenig" w:date="2019-10-15T00:55:00Z">
            <w:rPr>
              <w:ins w:id="978" w:author="Gregory Koenig" w:date="2019-10-15T00:47:00Z"/>
            </w:rPr>
          </w:rPrChange>
        </w:rPr>
        <w:pPrChange w:id="979" w:author="Gregory Koenig" w:date="2019-10-15T02:56:00Z">
          <w:pPr>
            <w:spacing w:after="200"/>
          </w:pPr>
        </w:pPrChange>
      </w:pPr>
    </w:p>
    <w:p w14:paraId="729E9577" w14:textId="4A8B1047" w:rsidR="006D41F6" w:rsidRPr="00010736" w:rsidRDefault="00B7495A">
      <w:pPr>
        <w:spacing w:after="200"/>
        <w:rPr>
          <w:ins w:id="980" w:author="Gregory Koenig" w:date="2019-10-15T00:42:00Z"/>
          <w:rFonts w:asciiTheme="majorHAnsi" w:eastAsiaTheme="majorEastAsia" w:hAnsiTheme="majorHAnsi" w:cstheme="majorBidi"/>
          <w:color w:val="252525" w:themeColor="text2" w:themeShade="BF"/>
          <w:kern w:val="28"/>
          <w:sz w:val="52"/>
          <w:szCs w:val="32"/>
          <w:lang w:val="fr-FR"/>
          <w:rPrChange w:id="981" w:author="Gregory Koenig" w:date="2019-10-15T00:55:00Z">
            <w:rPr>
              <w:ins w:id="982" w:author="Gregory Koenig" w:date="2019-10-15T00:42:00Z"/>
              <w:rFonts w:asciiTheme="majorHAnsi" w:eastAsiaTheme="majorEastAsia" w:hAnsiTheme="majorHAnsi" w:cstheme="majorBidi"/>
              <w:color w:val="252525" w:themeColor="text2" w:themeShade="BF"/>
              <w:kern w:val="28"/>
              <w:sz w:val="52"/>
              <w:szCs w:val="32"/>
            </w:rPr>
          </w:rPrChange>
        </w:rPr>
      </w:pPr>
      <w:ins w:id="983" w:author="Gregory Koenig" w:date="2019-10-15T03:12:00Z">
        <w:r>
          <w:rPr>
            <w:noProof/>
          </w:rPr>
          <w:drawing>
            <wp:anchor distT="0" distB="0" distL="114300" distR="114300" simplePos="0" relativeHeight="251695104" behindDoc="1" locked="0" layoutInCell="1" allowOverlap="1" wp14:anchorId="2785CFB0" wp14:editId="0D652BE5">
              <wp:simplePos x="0" y="0"/>
              <wp:positionH relativeFrom="margin">
                <wp:posOffset>4779010</wp:posOffset>
              </wp:positionH>
              <wp:positionV relativeFrom="margin">
                <wp:posOffset>4965700</wp:posOffset>
              </wp:positionV>
              <wp:extent cx="1530350" cy="76517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21">
                        <a:extLst>
                          <a:ext uri="{28A0092B-C50C-407E-A947-70E740481C1C}">
                            <a14:useLocalDpi xmlns:a14="http://schemas.microsoft.com/office/drawing/2010/main" val="0"/>
                          </a:ext>
                        </a:extLst>
                      </a:blip>
                      <a:stretch>
                        <a:fillRect/>
                      </a:stretch>
                    </pic:blipFill>
                    <pic:spPr>
                      <a:xfrm>
                        <a:off x="0" y="0"/>
                        <a:ext cx="1530350" cy="765175"/>
                      </a:xfrm>
                      <a:prstGeom prst="rect">
                        <a:avLst/>
                      </a:prstGeom>
                    </pic:spPr>
                  </pic:pic>
                </a:graphicData>
              </a:graphic>
              <wp14:sizeRelH relativeFrom="margin">
                <wp14:pctWidth>0</wp14:pctWidth>
              </wp14:sizeRelH>
              <wp14:sizeRelV relativeFrom="margin">
                <wp14:pctHeight>0</wp14:pctHeight>
              </wp14:sizeRelV>
            </wp:anchor>
          </w:drawing>
        </w:r>
      </w:ins>
      <w:ins w:id="984" w:author="Gregory Koenig" w:date="2019-10-15T00:45:00Z">
        <w:r w:rsidR="0077550F" w:rsidRPr="00130B75">
          <w:rPr>
            <w:noProof/>
            <w:lang w:val="fr-FR"/>
          </w:rPr>
          <mc:AlternateContent>
            <mc:Choice Requires="wps">
              <w:drawing>
                <wp:anchor distT="45720" distB="45720" distL="114300" distR="114300" simplePos="0" relativeHeight="251686912" behindDoc="0" locked="0" layoutInCell="1" allowOverlap="1" wp14:anchorId="31792E89" wp14:editId="757697E9">
                  <wp:simplePos x="0" y="0"/>
                  <wp:positionH relativeFrom="margin">
                    <wp:align>center</wp:align>
                  </wp:positionH>
                  <wp:positionV relativeFrom="margin">
                    <wp:align>center</wp:align>
                  </wp:positionV>
                  <wp:extent cx="1504950" cy="1404620"/>
                  <wp:effectExtent l="0" t="0" r="19050" b="152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chemeClr val="bg1"/>
                            </a:solidFill>
                            <a:miter lim="800000"/>
                            <a:headEnd/>
                            <a:tailEnd/>
                          </a:ln>
                        </wps:spPr>
                        <wps:txbx>
                          <w:txbxContent>
                            <w:p w14:paraId="05D866FF" w14:textId="485F457D" w:rsidR="006A20B6" w:rsidRPr="0018369C" w:rsidRDefault="006A20B6">
                              <w:pPr>
                                <w:pStyle w:val="Heading1"/>
                                <w:spacing w:before="0"/>
                                <w:jc w:val="center"/>
                                <w:pPrChange w:id="985" w:author="Gregory Koenig" w:date="2019-10-15T00:50:00Z">
                                  <w:pPr/>
                                </w:pPrChange>
                              </w:pPr>
                              <w:bookmarkStart w:id="986" w:name="_Toc22088956"/>
                              <w:proofErr w:type="spellStart"/>
                              <w:ins w:id="987" w:author="Gregory Koenig" w:date="2019-10-15T00:45:00Z">
                                <w:r>
                                  <w:t>Projet</w:t>
                                </w:r>
                              </w:ins>
                              <w:bookmarkEnd w:id="986"/>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792E89" id="_x0000_s1059" type="#_x0000_t202" style="position:absolute;margin-left:0;margin-top:0;width:118.5pt;height:110.6pt;z-index:25168691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" strokecolor="white [3212]">
                  <v:textbox style="mso-fit-shape-to-text:t">
                    <w:txbxContent>
                      <w:p w14:paraId="05D866FF" w14:textId="485F457D" w:rsidR="006A20B6" w:rsidRPr="0018369C" w:rsidRDefault="006A20B6">
                        <w:pPr>
                          <w:pStyle w:val="Heading1"/>
                          <w:spacing w:before="0"/>
                          <w:jc w:val="center"/>
                          <w:pPrChange w:id="988" w:author="Gregory Koenig" w:date="2019-10-15T00:50:00Z">
                            <w:pPr/>
                          </w:pPrChange>
                        </w:pPr>
                        <w:bookmarkStart w:id="989" w:name="_Toc22088956"/>
                        <w:proofErr w:type="spellStart"/>
                        <w:ins w:id="990" w:author="Gregory Koenig" w:date="2019-10-15T00:45:00Z">
                          <w:r>
                            <w:t>Projet</w:t>
                          </w:r>
                        </w:ins>
                        <w:bookmarkEnd w:id="989"/>
                        <w:proofErr w:type="spellEnd"/>
                      </w:p>
                    </w:txbxContent>
                  </v:textbox>
                  <w10:wrap type="square" anchorx="margin" anchory="margin"/>
                </v:shape>
              </w:pict>
            </mc:Fallback>
          </mc:AlternateContent>
        </w:r>
      </w:ins>
      <w:ins w:id="991" w:author="Gregory Koenig" w:date="2019-10-15T00:42:00Z">
        <w:r w:rsidR="006D41F6" w:rsidRPr="00010736">
          <w:rPr>
            <w:lang w:val="fr-FR"/>
            <w:rPrChange w:id="992" w:author="Gregory Koenig" w:date="2019-10-15T00:55:00Z">
              <w:rPr/>
            </w:rPrChange>
          </w:rPr>
          <w:br w:type="page"/>
        </w:r>
      </w:ins>
      <w:ins w:id="993" w:author="Gregory Koenig" w:date="2019-10-15T00:44:00Z">
        <w:r w:rsidR="0077550F">
          <w:rPr>
            <w:noProof/>
            <w:lang w:val="fr-FR"/>
          </w:rPr>
          <mc:AlternateContent>
            <mc:Choice Requires="wps">
              <w:drawing>
                <wp:anchor distT="0" distB="0" distL="114300" distR="114300" simplePos="0" relativeHeight="251684864" behindDoc="0" locked="0" layoutInCell="1" allowOverlap="1" wp14:anchorId="5AC6086F" wp14:editId="19D24913">
                  <wp:simplePos x="0" y="0"/>
                  <wp:positionH relativeFrom="margin">
                    <wp:align>center</wp:align>
                  </wp:positionH>
                  <wp:positionV relativeFrom="margin">
                    <wp:align>bottom</wp:align>
                  </wp:positionV>
                  <wp:extent cx="7785100" cy="2692400"/>
                  <wp:effectExtent l="0" t="0" r="25400" b="12700"/>
                  <wp:wrapSquare wrapText="bothSides"/>
                  <wp:docPr id="20" name="Flowchart: Manual Input 20"/>
                  <wp:cNvGraphicFramePr/>
                  <a:graphic xmlns:a="http://schemas.openxmlformats.org/drawingml/2006/main">
                    <a:graphicData uri="http://schemas.microsoft.com/office/word/2010/wordprocessingShape">
                      <wps:wsp>
                        <wps:cNvSpPr/>
                        <wps:spPr>
                          <a:xfrm>
                            <a:off x="0" y="0"/>
                            <a:ext cx="7785100" cy="2692400"/>
                          </a:xfrm>
                          <a:prstGeom prst="flowChartManualInput">
                            <a:avLst/>
                          </a:prstGeom>
                          <a:blipFill>
                            <a:blip r:embed="rId13">
                              <a:duotone>
                                <a:schemeClr val="accent5">
                                  <a:shade val="45000"/>
                                  <a:satMod val="135000"/>
                                </a:schemeClr>
                                <a:prstClr val="white"/>
                              </a:duotone>
                              <a:extLst>
                                <a:ext uri="{BEBA8EAE-BF5A-486C-A8C5-ECC9F3942E4B}">
                                  <a14:imgProps xmlns:a14="http://schemas.microsoft.com/office/drawing/2010/main">
                                    <a14:imgLayer r:embed="rId14">
                                      <a14:imgEffect>
                                        <a14:artisticGlass/>
                                      </a14:imgEffect>
                                    </a14:imgLayer>
                                  </a14:imgProps>
                                </a:ext>
                              </a:extLst>
                            </a:blip>
                            <a:tile tx="0" ty="0" sx="100000" sy="100000" flip="none" algn="tl"/>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86003" id="Flowchart: Manual Input 20" o:spid="_x0000_s1026" type="#_x0000_t118" style="position:absolute;margin-left:0;margin-top:0;width:613pt;height:212pt;z-index:25168486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" strokecolor="white [3212]" strokeweight="2pt">
                  <v:fill r:id="rId15" o:title="" recolor="t" rotate="t" type="tile"/>
                  <v:imagedata recolortarget="#2a2035 [1448]"/>
                  <w10:wrap type="square" anchorx="margin" anchory="margin"/>
                </v:shape>
              </w:pict>
            </mc:Fallback>
          </mc:AlternateContent>
        </w:r>
        <w:r w:rsidR="0077550F">
          <w:rPr>
            <w:noProof/>
            <w:lang w:val="fr-FR"/>
          </w:rPr>
          <mc:AlternateContent>
            <mc:Choice Requires="wps">
              <w:drawing>
                <wp:anchor distT="0" distB="0" distL="114300" distR="114300" simplePos="0" relativeHeight="251682816" behindDoc="0" locked="0" layoutInCell="1" allowOverlap="1" wp14:anchorId="77433CD2" wp14:editId="6EB9266E">
                  <wp:simplePos x="0" y="0"/>
                  <wp:positionH relativeFrom="margin">
                    <wp:align>center</wp:align>
                  </wp:positionH>
                  <wp:positionV relativeFrom="margin">
                    <wp:align>top</wp:align>
                  </wp:positionV>
                  <wp:extent cx="7804150" cy="2692400"/>
                  <wp:effectExtent l="0" t="0" r="25400" b="12700"/>
                  <wp:wrapSquare wrapText="bothSides"/>
                  <wp:docPr id="19" name="Flowchart: Manual Input 19"/>
                  <wp:cNvGraphicFramePr/>
                  <a:graphic xmlns:a="http://schemas.openxmlformats.org/drawingml/2006/main">
                    <a:graphicData uri="http://schemas.microsoft.com/office/word/2010/wordprocessingShape">
                      <wps:wsp>
                        <wps:cNvSpPr/>
                        <wps:spPr>
                          <a:xfrm flipH="1" flipV="1">
                            <a:off x="0" y="0"/>
                            <a:ext cx="7804150" cy="2692400"/>
                          </a:xfrm>
                          <a:prstGeom prst="flowChartManualInput">
                            <a:avLst/>
                          </a:prstGeom>
                          <a:blipFill>
                            <a:blip r:embed="rId13">
                              <a:duotone>
                                <a:schemeClr val="accent5">
                                  <a:shade val="45000"/>
                                  <a:satMod val="135000"/>
                                </a:schemeClr>
                                <a:prstClr val="white"/>
                              </a:duotone>
                              <a:extLst>
                                <a:ext uri="{BEBA8EAE-BF5A-486C-A8C5-ECC9F3942E4B}">
                                  <a14:imgProps xmlns:a14="http://schemas.microsoft.com/office/drawing/2010/main">
                                    <a14:imgLayer r:embed="rId14">
                                      <a14:imgEffect>
                                        <a14:artisticGlass/>
                                      </a14:imgEffect>
                                    </a14:imgLayer>
                                  </a14:imgProps>
                                </a:ext>
                              </a:extLst>
                            </a:blip>
                            <a:tile tx="0" ty="0" sx="100000" sy="100000" flip="none" algn="tl"/>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3F633" id="Flowchart: Manual Input 19" o:spid="_x0000_s1026" type="#_x0000_t118" style="position:absolute;margin-left:0;margin-top:0;width:614.5pt;height:212pt;flip:x y;z-index:25168281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" strokecolor="white [3212]" strokeweight="2pt">
                  <v:fill r:id="rId15" o:title="" recolor="t" rotate="t" type="tile"/>
                  <v:imagedata recolortarget="#2a2035 [1448]"/>
                  <w10:wrap type="square" anchorx="margin" anchory="margin"/>
                </v:shape>
              </w:pict>
            </mc:Fallback>
          </mc:AlternateContent>
        </w:r>
      </w:ins>
    </w:p>
    <w:p w14:paraId="02A2D144" w14:textId="77777777" w:rsidR="00A13D94" w:rsidRDefault="00A13D94">
      <w:pPr>
        <w:spacing w:after="200"/>
        <w:rPr>
          <w:ins w:id="994" w:author="Gregory Koenig" w:date="2019-10-15T02:51:00Z"/>
          <w:rFonts w:eastAsiaTheme="majorEastAsia" w:cstheme="majorBidi"/>
          <w:b w:val="0"/>
          <w:sz w:val="36"/>
          <w:szCs w:val="26"/>
          <w:lang w:val="fr-FR"/>
        </w:rPr>
      </w:pPr>
      <w:ins w:id="995" w:author="Gregory Koenig" w:date="2019-10-15T02:51:00Z">
        <w:r>
          <w:rPr>
            <w:lang w:val="fr-FR"/>
          </w:rPr>
          <w:lastRenderedPageBreak/>
          <w:br w:type="page"/>
        </w:r>
      </w:ins>
    </w:p>
    <w:p w14:paraId="3052839E" w14:textId="7AC64061" w:rsidR="00CA2585" w:rsidRDefault="00CA2585" w:rsidP="00CA2585">
      <w:pPr>
        <w:pStyle w:val="Heading2"/>
        <w:rPr>
          <w:ins w:id="996" w:author="Gregory Koenig" w:date="2019-10-15T21:37:00Z"/>
          <w:lang w:val="fr-FR"/>
        </w:rPr>
      </w:pPr>
      <w:bookmarkStart w:id="997" w:name="_Toc22088957"/>
      <w:ins w:id="998" w:author="Gregory Koenig" w:date="2019-10-15T02:20:00Z">
        <w:r>
          <w:rPr>
            <w:lang w:val="fr-FR"/>
          </w:rPr>
          <w:lastRenderedPageBreak/>
          <w:t>Le Club de Jeu Universitaire de Chamb</w:t>
        </w:r>
      </w:ins>
      <w:ins w:id="999" w:author="Gregory Koenig" w:date="2019-10-15T02:32:00Z">
        <w:r w:rsidR="00492849">
          <w:rPr>
            <w:lang w:val="fr-FR"/>
          </w:rPr>
          <w:t>é</w:t>
        </w:r>
      </w:ins>
      <w:ins w:id="1000" w:author="Gregory Koenig" w:date="2019-10-15T02:20:00Z">
        <w:r>
          <w:rPr>
            <w:lang w:val="fr-FR"/>
          </w:rPr>
          <w:t>ry</w:t>
        </w:r>
      </w:ins>
      <w:bookmarkEnd w:id="997"/>
    </w:p>
    <w:p w14:paraId="0B2F1EE4" w14:textId="0F119374" w:rsidR="00F84C19" w:rsidRDefault="00F84C19" w:rsidP="00233A0A">
      <w:pPr>
        <w:pStyle w:val="Content"/>
        <w:jc w:val="both"/>
        <w:rPr>
          <w:ins w:id="1001" w:author="Gregory Koenig" w:date="2019-10-15T21:39:00Z"/>
          <w:rFonts w:eastAsia="&amp;amp" w:cstheme="minorHAnsi"/>
          <w:lang w:val="fr-FR" w:eastAsia="fr-FR"/>
        </w:rPr>
        <w:pPrChange w:id="1002" w:author="Gregory Koenig" w:date="2019-10-15T21:50:00Z">
          <w:pPr>
            <w:pStyle w:val="Content"/>
          </w:pPr>
        </w:pPrChange>
      </w:pPr>
      <w:ins w:id="1003" w:author="Gregory Koenig" w:date="2019-10-15T21:37:00Z">
        <w:r w:rsidRPr="00F84C19">
          <w:rPr>
            <w:rFonts w:eastAsia="&amp;amp" w:cstheme="minorHAnsi"/>
            <w:lang w:val="fr-FR" w:eastAsia="fr-FR"/>
            <w:rPrChange w:id="1004" w:author="Gregory Koenig" w:date="2019-10-15T21:37:00Z">
              <w:rPr>
                <w:rFonts w:eastAsia="&amp;amp" w:cstheme="minorHAnsi"/>
                <w:lang w:eastAsia="fr-FR"/>
              </w:rPr>
            </w:rPrChange>
          </w:rPr>
          <w:t>Le</w:t>
        </w:r>
      </w:ins>
      <w:ins w:id="1005" w:author="Gregory Koenig" w:date="2019-10-15T21:38:00Z">
        <w:r>
          <w:rPr>
            <w:rFonts w:eastAsia="&amp;amp" w:cstheme="minorHAnsi"/>
            <w:lang w:val="fr-FR" w:eastAsia="fr-FR"/>
          </w:rPr>
          <w:t xml:space="preserve"> Club de Jeu de Rôle Universel</w:t>
        </w:r>
      </w:ins>
      <w:ins w:id="1006" w:author="Gregory Koenig" w:date="2019-10-15T21:37:00Z">
        <w:r w:rsidRPr="00F84C19">
          <w:rPr>
            <w:rFonts w:eastAsia="&amp;amp" w:cstheme="minorHAnsi"/>
            <w:lang w:val="fr-FR" w:eastAsia="fr-FR"/>
            <w:rPrChange w:id="1007" w:author="Gregory Koenig" w:date="2019-10-15T21:37:00Z">
              <w:rPr>
                <w:rFonts w:eastAsia="&amp;amp" w:cstheme="minorHAnsi"/>
                <w:lang w:eastAsia="fr-FR"/>
              </w:rPr>
            </w:rPrChange>
          </w:rPr>
          <w:t xml:space="preserve"> (</w:t>
        </w:r>
        <w:r w:rsidRPr="00F84C19">
          <w:rPr>
            <w:rStyle w:val="Emphasis"/>
            <w:rFonts w:eastAsia="&amp;amp" w:cstheme="minorHAnsi"/>
            <w:iCs w:val="0"/>
            <w:lang w:val="fr-FR" w:eastAsia="fr-FR"/>
            <w:rPrChange w:id="1008" w:author="Gregory Koenig" w:date="2019-10-15T21:37:00Z">
              <w:rPr>
                <w:rStyle w:val="Emphasis"/>
                <w:rFonts w:eastAsia="&amp;amp" w:cstheme="minorHAnsi"/>
                <w:iCs w:val="0"/>
                <w:lang w:eastAsia="fr-FR"/>
              </w:rPr>
            </w:rPrChange>
          </w:rPr>
          <w:t>CJDRU</w:t>
        </w:r>
        <w:r w:rsidRPr="00F84C19">
          <w:rPr>
            <w:rFonts w:eastAsia="&amp;amp" w:cstheme="minorHAnsi"/>
            <w:lang w:val="fr-FR" w:eastAsia="fr-FR"/>
            <w:rPrChange w:id="1009" w:author="Gregory Koenig" w:date="2019-10-15T21:37:00Z">
              <w:rPr>
                <w:rFonts w:eastAsia="&amp;amp" w:cstheme="minorHAnsi"/>
                <w:lang w:eastAsia="fr-FR"/>
              </w:rPr>
            </w:rPrChange>
          </w:rPr>
          <w:t>), ou</w:t>
        </w:r>
      </w:ins>
      <w:ins w:id="1010" w:author="Gregory Koenig" w:date="2019-10-15T21:38:00Z">
        <w:r>
          <w:rPr>
            <w:rFonts w:eastAsia="&amp;amp" w:cstheme="minorHAnsi"/>
            <w:lang w:val="fr-FR" w:eastAsia="fr-FR"/>
          </w:rPr>
          <w:t xml:space="preserve"> Pentacle et Boule de Gnome</w:t>
        </w:r>
      </w:ins>
      <w:ins w:id="1011" w:author="Gregory Koenig" w:date="2019-10-15T21:37:00Z">
        <w:r w:rsidRPr="00F84C19">
          <w:rPr>
            <w:rFonts w:eastAsia="&amp;amp" w:cstheme="minorHAnsi"/>
            <w:lang w:val="fr-FR" w:eastAsia="fr-FR"/>
            <w:rPrChange w:id="1012" w:author="Gregory Koenig" w:date="2019-10-15T21:37:00Z">
              <w:rPr>
                <w:rFonts w:eastAsia="&amp;amp" w:cstheme="minorHAnsi"/>
                <w:lang w:eastAsia="fr-FR"/>
              </w:rPr>
            </w:rPrChange>
          </w:rPr>
          <w:t xml:space="preserve"> pour les amis, est une association chambérienne de loi 1901 qui accueille tous les amateurs de jeu de </w:t>
        </w:r>
      </w:ins>
      <w:ins w:id="1013" w:author="Gregory Koenig" w:date="2019-10-15T21:39:00Z">
        <w:r>
          <w:rPr>
            <w:rFonts w:eastAsia="&amp;amp" w:cstheme="minorHAnsi"/>
            <w:lang w:val="fr-FR" w:eastAsia="fr-FR"/>
          </w:rPr>
          <w:t>rôle.</w:t>
        </w:r>
      </w:ins>
    </w:p>
    <w:p w14:paraId="305289CE" w14:textId="697D744F" w:rsidR="00F84C19" w:rsidRDefault="00F84C19" w:rsidP="00233A0A">
      <w:pPr>
        <w:pStyle w:val="Content"/>
        <w:jc w:val="both"/>
        <w:rPr>
          <w:ins w:id="1014" w:author="Gregory Koenig" w:date="2019-10-15T21:39:00Z"/>
          <w:rFonts w:eastAsia="&amp;amp" w:cstheme="minorHAnsi"/>
          <w:lang w:val="fr-FR" w:eastAsia="fr-FR"/>
        </w:rPr>
        <w:pPrChange w:id="1015" w:author="Gregory Koenig" w:date="2019-10-15T21:50:00Z">
          <w:pPr>
            <w:pStyle w:val="Content"/>
          </w:pPr>
        </w:pPrChange>
      </w:pPr>
    </w:p>
    <w:p w14:paraId="0CE3D7B0" w14:textId="192E61BC" w:rsidR="00F84C19" w:rsidRDefault="00F84C19" w:rsidP="00233A0A">
      <w:pPr>
        <w:pStyle w:val="Content"/>
        <w:jc w:val="both"/>
        <w:rPr>
          <w:ins w:id="1016" w:author="Gregory Koenig" w:date="2019-10-15T21:43:00Z"/>
          <w:rFonts w:eastAsia="&amp;amp" w:cstheme="minorHAnsi"/>
          <w:lang w:val="fr-FR" w:eastAsia="fr-FR"/>
        </w:rPr>
        <w:pPrChange w:id="1017" w:author="Gregory Koenig" w:date="2019-10-15T21:50:00Z">
          <w:pPr>
            <w:pStyle w:val="Content"/>
          </w:pPr>
        </w:pPrChange>
      </w:pPr>
      <w:ins w:id="1018" w:author="Gregory Koenig" w:date="2019-10-15T21:39:00Z">
        <w:r>
          <w:rPr>
            <w:rFonts w:eastAsia="&amp;amp" w:cstheme="minorHAnsi"/>
            <w:lang w:val="fr-FR" w:eastAsia="fr-FR"/>
          </w:rPr>
          <w:t>Fondée dans les années 80 par des étudiants passionnés, dont Nicolas Loye, l’un de</w:t>
        </w:r>
      </w:ins>
      <w:ins w:id="1019" w:author="Gregory Koenig" w:date="2019-10-15T21:40:00Z">
        <w:r>
          <w:rPr>
            <w:rFonts w:eastAsia="&amp;amp" w:cstheme="minorHAnsi"/>
            <w:lang w:val="fr-FR" w:eastAsia="fr-FR"/>
          </w:rPr>
          <w:t xml:space="preserve">s superviseurs et </w:t>
        </w:r>
      </w:ins>
      <w:proofErr w:type="spellStart"/>
      <w:ins w:id="1020" w:author="Gregory Koenig" w:date="2019-10-15T21:41:00Z">
        <w:r>
          <w:rPr>
            <w:rFonts w:eastAsia="&amp;amp" w:cstheme="minorHAnsi"/>
            <w:lang w:val="fr-FR" w:eastAsia="fr-FR"/>
          </w:rPr>
          <w:t>product</w:t>
        </w:r>
        <w:proofErr w:type="spellEnd"/>
        <w:r>
          <w:rPr>
            <w:rFonts w:eastAsia="&amp;amp" w:cstheme="minorHAnsi"/>
            <w:lang w:val="fr-FR" w:eastAsia="fr-FR"/>
          </w:rPr>
          <w:t xml:space="preserve"> </w:t>
        </w:r>
        <w:proofErr w:type="spellStart"/>
        <w:r>
          <w:rPr>
            <w:rFonts w:eastAsia="&amp;amp" w:cstheme="minorHAnsi"/>
            <w:lang w:val="fr-FR" w:eastAsia="fr-FR"/>
          </w:rPr>
          <w:t>owner</w:t>
        </w:r>
        <w:proofErr w:type="spellEnd"/>
        <w:r>
          <w:rPr>
            <w:rFonts w:eastAsia="&amp;amp" w:cstheme="minorHAnsi"/>
            <w:lang w:val="fr-FR" w:eastAsia="fr-FR"/>
          </w:rPr>
          <w:t xml:space="preserve"> du projet,</w:t>
        </w:r>
      </w:ins>
      <w:ins w:id="1021" w:author="Gregory Koenig" w:date="2019-10-15T21:42:00Z">
        <w:r>
          <w:rPr>
            <w:rFonts w:eastAsia="&amp;amp" w:cstheme="minorHAnsi"/>
            <w:lang w:val="fr-FR" w:eastAsia="fr-FR"/>
          </w:rPr>
          <w:t xml:space="preserve"> </w:t>
        </w:r>
        <w:r w:rsidRPr="00F84C19">
          <w:rPr>
            <w:rFonts w:eastAsia="&amp;amp" w:cstheme="minorHAnsi"/>
            <w:lang w:val="fr-FR" w:eastAsia="fr-FR"/>
            <w:rPrChange w:id="1022" w:author="Gregory Koenig" w:date="2019-10-15T21:42:00Z">
              <w:rPr>
                <w:rFonts w:eastAsia="&amp;amp" w:cstheme="minorHAnsi"/>
                <w:lang w:eastAsia="fr-FR"/>
              </w:rPr>
            </w:rPrChange>
          </w:rPr>
          <w:t xml:space="preserve">joueuses </w:t>
        </w:r>
        <w:r>
          <w:rPr>
            <w:rFonts w:eastAsia="&amp;amp" w:cstheme="minorHAnsi"/>
            <w:lang w:val="fr-FR" w:eastAsia="fr-FR"/>
          </w:rPr>
          <w:t xml:space="preserve">et joueurs </w:t>
        </w:r>
        <w:r w:rsidRPr="00F84C19">
          <w:rPr>
            <w:rFonts w:eastAsia="&amp;amp" w:cstheme="minorHAnsi"/>
            <w:lang w:val="fr-FR" w:eastAsia="fr-FR"/>
            <w:rPrChange w:id="1023" w:author="Gregory Koenig" w:date="2019-10-15T21:42:00Z">
              <w:rPr>
                <w:rFonts w:eastAsia="&amp;amp" w:cstheme="minorHAnsi"/>
                <w:lang w:eastAsia="fr-FR"/>
              </w:rPr>
            </w:rPrChange>
          </w:rPr>
          <w:t>se réunissent tous les vendredis</w:t>
        </w:r>
      </w:ins>
      <w:ins w:id="1024" w:author="Gregory Koenig" w:date="2019-10-15T21:43:00Z">
        <w:r>
          <w:rPr>
            <w:rFonts w:eastAsia="&amp;amp" w:cstheme="minorHAnsi"/>
            <w:lang w:val="fr-FR" w:eastAsia="fr-FR"/>
          </w:rPr>
          <w:t xml:space="preserve"> afin de </w:t>
        </w:r>
        <w:r w:rsidRPr="00F84C19">
          <w:rPr>
            <w:rStyle w:val="Strong"/>
            <w:rFonts w:eastAsia="&amp;amp" w:cstheme="minorHAnsi"/>
            <w:b w:val="0"/>
            <w:bCs w:val="0"/>
            <w:lang w:val="fr-FR" w:eastAsia="fr-FR"/>
            <w:rPrChange w:id="1025" w:author="Gregory Koenig" w:date="2019-10-15T21:43:00Z">
              <w:rPr>
                <w:rStyle w:val="Strong"/>
                <w:rFonts w:eastAsia="&amp;amp" w:cstheme="minorHAnsi"/>
                <w:lang w:eastAsia="fr-FR"/>
              </w:rPr>
            </w:rPrChange>
          </w:rPr>
          <w:t>pratiquer</w:t>
        </w:r>
        <w:r w:rsidRPr="00F84C19">
          <w:rPr>
            <w:rFonts w:eastAsia="&amp;amp" w:cstheme="minorHAnsi"/>
            <w:lang w:val="fr-FR" w:eastAsia="fr-FR"/>
            <w:rPrChange w:id="1026" w:author="Gregory Koenig" w:date="2019-10-15T21:43:00Z">
              <w:rPr>
                <w:rFonts w:eastAsia="&amp;amp" w:cstheme="minorHAnsi"/>
                <w:lang w:eastAsia="fr-FR"/>
              </w:rPr>
            </w:rPrChange>
          </w:rPr>
          <w:t xml:space="preserve"> et </w:t>
        </w:r>
        <w:r w:rsidRPr="00F84C19">
          <w:rPr>
            <w:rStyle w:val="Strong"/>
            <w:rFonts w:eastAsia="&amp;amp" w:cstheme="minorHAnsi"/>
            <w:b w:val="0"/>
            <w:bCs w:val="0"/>
            <w:lang w:val="fr-FR" w:eastAsia="fr-FR"/>
            <w:rPrChange w:id="1027" w:author="Gregory Koenig" w:date="2019-10-15T21:43:00Z">
              <w:rPr>
                <w:rStyle w:val="Strong"/>
                <w:rFonts w:eastAsia="&amp;amp" w:cstheme="minorHAnsi"/>
                <w:lang w:eastAsia="fr-FR"/>
              </w:rPr>
            </w:rPrChange>
          </w:rPr>
          <w:t>faire</w:t>
        </w:r>
        <w:r w:rsidRPr="00F84C19">
          <w:rPr>
            <w:rStyle w:val="Strong"/>
            <w:rFonts w:eastAsia="&amp;amp" w:cstheme="minorHAnsi"/>
            <w:lang w:val="fr-FR" w:eastAsia="fr-FR"/>
            <w:rPrChange w:id="1028" w:author="Gregory Koenig" w:date="2019-10-15T21:43:00Z">
              <w:rPr>
                <w:rStyle w:val="Strong"/>
                <w:rFonts w:eastAsia="&amp;amp" w:cstheme="minorHAnsi"/>
                <w:lang w:eastAsia="fr-FR"/>
              </w:rPr>
            </w:rPrChange>
          </w:rPr>
          <w:t xml:space="preserve"> </w:t>
        </w:r>
        <w:r w:rsidRPr="00F84C19">
          <w:rPr>
            <w:rStyle w:val="Strong"/>
            <w:rFonts w:eastAsia="&amp;amp" w:cstheme="minorHAnsi"/>
            <w:b w:val="0"/>
            <w:bCs w:val="0"/>
            <w:lang w:val="fr-FR" w:eastAsia="fr-FR"/>
            <w:rPrChange w:id="1029" w:author="Gregory Koenig" w:date="2019-10-15T21:43:00Z">
              <w:rPr>
                <w:rStyle w:val="Strong"/>
                <w:rFonts w:eastAsia="&amp;amp" w:cstheme="minorHAnsi"/>
                <w:lang w:eastAsia="fr-FR"/>
              </w:rPr>
            </w:rPrChange>
          </w:rPr>
          <w:t>découvrir</w:t>
        </w:r>
        <w:r w:rsidRPr="00F84C19">
          <w:rPr>
            <w:rFonts w:eastAsia="&amp;amp" w:cstheme="minorHAnsi"/>
            <w:lang w:val="fr-FR" w:eastAsia="fr-FR"/>
            <w:rPrChange w:id="1030" w:author="Gregory Koenig" w:date="2019-10-15T21:43:00Z">
              <w:rPr>
                <w:rFonts w:eastAsia="&amp;amp" w:cstheme="minorHAnsi"/>
                <w:lang w:eastAsia="fr-FR"/>
              </w:rPr>
            </w:rPrChange>
          </w:rPr>
          <w:t xml:space="preserve"> une grande variété de jeux et plus particulièrement le jeu de rôle sur table</w:t>
        </w:r>
        <w:r w:rsidR="00233A0A">
          <w:rPr>
            <w:rFonts w:eastAsia="&amp;amp" w:cstheme="minorHAnsi"/>
            <w:lang w:val="fr-FR" w:eastAsia="fr-FR"/>
          </w:rPr>
          <w:t>.</w:t>
        </w:r>
      </w:ins>
    </w:p>
    <w:p w14:paraId="23681608" w14:textId="6B21F53D" w:rsidR="00233A0A" w:rsidRDefault="00233A0A" w:rsidP="00233A0A">
      <w:pPr>
        <w:pStyle w:val="Content"/>
        <w:jc w:val="both"/>
        <w:rPr>
          <w:ins w:id="1031" w:author="Gregory Koenig" w:date="2019-10-15T21:43:00Z"/>
          <w:rFonts w:eastAsia="&amp;amp" w:cstheme="minorHAnsi"/>
          <w:lang w:val="fr-FR" w:eastAsia="fr-FR"/>
        </w:rPr>
        <w:pPrChange w:id="1032" w:author="Gregory Koenig" w:date="2019-10-15T21:50:00Z">
          <w:pPr>
            <w:pStyle w:val="Content"/>
          </w:pPr>
        </w:pPrChange>
      </w:pPr>
    </w:p>
    <w:p w14:paraId="10CA182E" w14:textId="34A24BC7" w:rsidR="00233A0A" w:rsidRDefault="00233A0A" w:rsidP="00233A0A">
      <w:pPr>
        <w:pStyle w:val="Content"/>
        <w:jc w:val="both"/>
        <w:rPr>
          <w:ins w:id="1033" w:author="Gregory Koenig" w:date="2019-10-16T02:25:00Z"/>
          <w:rFonts w:eastAsia="&amp;amp" w:cstheme="minorHAnsi"/>
          <w:lang w:val="fr-FR" w:eastAsia="fr-FR"/>
        </w:rPr>
      </w:pPr>
      <w:ins w:id="1034" w:author="Gregory Koenig" w:date="2019-10-15T21:43:00Z">
        <w:r>
          <w:rPr>
            <w:rFonts w:eastAsia="&amp;amp" w:cstheme="minorHAnsi"/>
            <w:lang w:val="fr-FR" w:eastAsia="fr-FR"/>
          </w:rPr>
          <w:t xml:space="preserve">Leur site </w:t>
        </w:r>
      </w:ins>
      <w:ins w:id="1035" w:author="Gregory Koenig" w:date="2019-10-15T21:56:00Z">
        <w:r w:rsidR="006F2E83">
          <w:rPr>
            <w:rFonts w:eastAsia="&amp;amp" w:cstheme="minorHAnsi"/>
            <w:lang w:val="fr-FR" w:eastAsia="fr-FR"/>
          </w:rPr>
          <w:t>Web</w:t>
        </w:r>
      </w:ins>
      <w:ins w:id="1036" w:author="Gregory Koenig" w:date="2019-10-15T21:43:00Z">
        <w:r>
          <w:rPr>
            <w:rFonts w:eastAsia="&amp;amp" w:cstheme="minorHAnsi"/>
            <w:lang w:val="fr-FR" w:eastAsia="fr-FR"/>
          </w:rPr>
          <w:t xml:space="preserve"> a été développé sur une version ancienne de Drupal, </w:t>
        </w:r>
      </w:ins>
      <w:ins w:id="1037" w:author="Gregory Koenig" w:date="2019-10-15T21:44:00Z">
        <w:r>
          <w:rPr>
            <w:rFonts w:eastAsia="&amp;amp" w:cstheme="minorHAnsi"/>
            <w:lang w:val="fr-FR" w:eastAsia="fr-FR"/>
          </w:rPr>
          <w:t>la sixième. Elle a le désir de le moderniser en le migrant sur la huitième version de cette technologie.</w:t>
        </w:r>
      </w:ins>
    </w:p>
    <w:p w14:paraId="5141EB22" w14:textId="512F6343" w:rsidR="00FB08D4" w:rsidRDefault="00FB08D4" w:rsidP="00233A0A">
      <w:pPr>
        <w:pStyle w:val="Content"/>
        <w:jc w:val="both"/>
        <w:rPr>
          <w:ins w:id="1038" w:author="Gregory Koenig" w:date="2019-10-16T02:25:00Z"/>
          <w:rFonts w:eastAsia="&amp;amp" w:cstheme="minorHAnsi"/>
          <w:lang w:val="fr-FR" w:eastAsia="fr-FR"/>
        </w:rPr>
      </w:pPr>
    </w:p>
    <w:p w14:paraId="21FFF375" w14:textId="687FB63A" w:rsidR="00FB08D4" w:rsidRDefault="00FB08D4" w:rsidP="00233A0A">
      <w:pPr>
        <w:pStyle w:val="Content"/>
        <w:jc w:val="both"/>
        <w:rPr>
          <w:ins w:id="1039" w:author="Gregory Koenig" w:date="2019-10-15T21:44:00Z"/>
          <w:rFonts w:eastAsia="&amp;amp" w:cstheme="minorHAnsi"/>
          <w:lang w:val="fr-FR" w:eastAsia="fr-FR"/>
        </w:rPr>
        <w:pPrChange w:id="1040" w:author="Gregory Koenig" w:date="2019-10-15T21:50:00Z">
          <w:pPr>
            <w:pStyle w:val="Content"/>
          </w:pPr>
        </w:pPrChange>
      </w:pPr>
      <w:ins w:id="1041" w:author="Gregory Koenig" w:date="2019-10-16T02:25:00Z">
        <w:r>
          <w:rPr>
            <w:rFonts w:eastAsia="&amp;amp" w:cstheme="minorHAnsi"/>
            <w:lang w:val="fr-FR" w:eastAsia="fr-FR"/>
          </w:rPr>
          <w:t xml:space="preserve">Le site est composé essentiellement d’une page d’accueil, d’un forum, d’un formulaire de contact et </w:t>
        </w:r>
      </w:ins>
      <w:ins w:id="1042" w:author="Gregory Koenig" w:date="2019-10-16T02:26:00Z">
        <w:r>
          <w:rPr>
            <w:rFonts w:eastAsia="&amp;amp" w:cstheme="minorHAnsi"/>
            <w:lang w:val="fr-FR" w:eastAsia="fr-FR"/>
          </w:rPr>
          <w:t>d’une gestion de création de comptes utilisateurs et de connexion.</w:t>
        </w:r>
      </w:ins>
    </w:p>
    <w:p w14:paraId="6BD55492" w14:textId="721A4731" w:rsidR="00233A0A" w:rsidRDefault="00233A0A" w:rsidP="00233A0A">
      <w:pPr>
        <w:pStyle w:val="Content"/>
        <w:jc w:val="both"/>
        <w:rPr>
          <w:ins w:id="1043" w:author="Gregory Koenig" w:date="2019-10-15T21:44:00Z"/>
          <w:rFonts w:eastAsia="&amp;amp" w:cstheme="minorHAnsi"/>
          <w:lang w:val="fr-FR" w:eastAsia="fr-FR"/>
        </w:rPr>
        <w:pPrChange w:id="1044" w:author="Gregory Koenig" w:date="2019-10-15T21:50:00Z">
          <w:pPr>
            <w:pStyle w:val="Content"/>
          </w:pPr>
        </w:pPrChange>
      </w:pPr>
    </w:p>
    <w:p w14:paraId="752A2134" w14:textId="13A11C6D" w:rsidR="00233A0A" w:rsidRPr="00233A0A" w:rsidRDefault="00233A0A" w:rsidP="00233A0A">
      <w:pPr>
        <w:pStyle w:val="Content"/>
        <w:jc w:val="both"/>
        <w:rPr>
          <w:ins w:id="1045" w:author="Gregory Koenig" w:date="2019-10-15T21:37:00Z"/>
          <w:lang w:val="fr-FR"/>
          <w:rPrChange w:id="1046" w:author="Gregory Koenig" w:date="2019-10-15T21:46:00Z">
            <w:rPr>
              <w:ins w:id="1047" w:author="Gregory Koenig" w:date="2019-10-15T21:37:00Z"/>
              <w:lang w:val="fr-FR"/>
            </w:rPr>
          </w:rPrChange>
        </w:rPr>
        <w:pPrChange w:id="1048" w:author="Gregory Koenig" w:date="2019-10-15T21:50:00Z">
          <w:pPr>
            <w:pStyle w:val="Content"/>
          </w:pPr>
        </w:pPrChange>
      </w:pPr>
      <w:ins w:id="1049" w:author="Gregory Koenig" w:date="2019-10-15T21:44:00Z">
        <w:r>
          <w:rPr>
            <w:rFonts w:eastAsia="&amp;amp" w:cstheme="minorHAnsi"/>
            <w:lang w:val="fr-FR" w:eastAsia="fr-FR"/>
          </w:rPr>
          <w:t>Nicolas Loye, en t</w:t>
        </w:r>
      </w:ins>
      <w:ins w:id="1050" w:author="Gregory Koenig" w:date="2019-10-15T21:45:00Z">
        <w:r>
          <w:rPr>
            <w:rFonts w:eastAsia="&amp;amp" w:cstheme="minorHAnsi"/>
            <w:lang w:val="fr-FR" w:eastAsia="fr-FR"/>
          </w:rPr>
          <w:t xml:space="preserve">ant que </w:t>
        </w:r>
        <w:proofErr w:type="spellStart"/>
        <w:r>
          <w:rPr>
            <w:rFonts w:eastAsia="&amp;amp" w:cstheme="minorHAnsi"/>
            <w:lang w:val="fr-FR" w:eastAsia="fr-FR"/>
          </w:rPr>
          <w:t>product</w:t>
        </w:r>
        <w:proofErr w:type="spellEnd"/>
        <w:r>
          <w:rPr>
            <w:rFonts w:eastAsia="&amp;amp" w:cstheme="minorHAnsi"/>
            <w:lang w:val="fr-FR" w:eastAsia="fr-FR"/>
          </w:rPr>
          <w:t xml:space="preserve"> </w:t>
        </w:r>
        <w:proofErr w:type="spellStart"/>
        <w:r>
          <w:rPr>
            <w:rFonts w:eastAsia="&amp;amp" w:cstheme="minorHAnsi"/>
            <w:lang w:val="fr-FR" w:eastAsia="fr-FR"/>
          </w:rPr>
          <w:t>owner</w:t>
        </w:r>
        <w:proofErr w:type="spellEnd"/>
        <w:r>
          <w:rPr>
            <w:rFonts w:eastAsia="&amp;amp" w:cstheme="minorHAnsi"/>
            <w:lang w:val="fr-FR" w:eastAsia="fr-FR"/>
          </w:rPr>
          <w:t xml:space="preserve">, </w:t>
        </w:r>
        <w:r w:rsidRPr="00233A0A">
          <w:rPr>
            <w:lang w:val="fr-FR"/>
            <w:rPrChange w:id="1051" w:author="Gregory Koenig" w:date="2019-10-15T21:45:00Z">
              <w:rPr/>
            </w:rPrChange>
          </w:rPr>
          <w:t xml:space="preserve">fait le </w:t>
        </w:r>
        <w:r w:rsidRPr="00233A0A">
          <w:rPr>
            <w:rStyle w:val="Strong"/>
            <w:b w:val="0"/>
            <w:bCs w:val="0"/>
            <w:lang w:val="fr-FR"/>
            <w:rPrChange w:id="1052" w:author="Gregory Koenig" w:date="2019-10-15T21:45:00Z">
              <w:rPr>
                <w:rStyle w:val="Strong"/>
              </w:rPr>
            </w:rPrChange>
          </w:rPr>
          <w:t>lien</w:t>
        </w:r>
        <w:r w:rsidRPr="00233A0A">
          <w:rPr>
            <w:lang w:val="fr-FR"/>
            <w:rPrChange w:id="1053" w:author="Gregory Koenig" w:date="2019-10-15T21:45:00Z">
              <w:rPr/>
            </w:rPrChange>
          </w:rPr>
          <w:t xml:space="preserve"> entre la </w:t>
        </w:r>
        <w:r w:rsidRPr="00233A0A">
          <w:rPr>
            <w:rStyle w:val="Strong"/>
            <w:b w:val="0"/>
            <w:bCs w:val="0"/>
            <w:lang w:val="fr-FR"/>
            <w:rPrChange w:id="1054" w:author="Gregory Koenig" w:date="2019-10-15T21:45:00Z">
              <w:rPr>
                <w:rStyle w:val="Strong"/>
              </w:rPr>
            </w:rPrChange>
          </w:rPr>
          <w:t>partie métier</w:t>
        </w:r>
        <w:r w:rsidRPr="00233A0A">
          <w:rPr>
            <w:lang w:val="fr-FR"/>
            <w:rPrChange w:id="1055" w:author="Gregory Koenig" w:date="2019-10-15T21:45:00Z">
              <w:rPr/>
            </w:rPrChange>
          </w:rPr>
          <w:t xml:space="preserve"> et la </w:t>
        </w:r>
        <w:r w:rsidRPr="00233A0A">
          <w:rPr>
            <w:rStyle w:val="Strong"/>
            <w:b w:val="0"/>
            <w:bCs w:val="0"/>
            <w:lang w:val="fr-FR"/>
            <w:rPrChange w:id="1056" w:author="Gregory Koenig" w:date="2019-10-15T21:45:00Z">
              <w:rPr>
                <w:rStyle w:val="Strong"/>
              </w:rPr>
            </w:rPrChange>
          </w:rPr>
          <w:t>partie technique</w:t>
        </w:r>
        <w:r w:rsidRPr="00233A0A">
          <w:rPr>
            <w:lang w:val="fr-FR"/>
            <w:rPrChange w:id="1057" w:author="Gregory Koenig" w:date="2019-10-15T21:45:00Z">
              <w:rPr/>
            </w:rPrChange>
          </w:rPr>
          <w:t xml:space="preserve"> du projet</w:t>
        </w:r>
        <w:r>
          <w:rPr>
            <w:lang w:val="fr-FR"/>
          </w:rPr>
          <w:t>.</w:t>
        </w:r>
      </w:ins>
      <w:ins w:id="1058" w:author="Gregory Koenig" w:date="2019-10-15T21:46:00Z">
        <w:r>
          <w:rPr>
            <w:lang w:val="fr-FR"/>
          </w:rPr>
          <w:t xml:space="preserve"> </w:t>
        </w:r>
        <w:r w:rsidRPr="00233A0A">
          <w:rPr>
            <w:lang w:val="fr-FR"/>
            <w:rPrChange w:id="1059" w:author="Gregory Koenig" w:date="2019-10-15T21:46:00Z">
              <w:rPr/>
            </w:rPrChange>
          </w:rPr>
          <w:t>C’est donc lui qui porte la vision du produit. Il est l’interlocuteur privilégié</w:t>
        </w:r>
        <w:r>
          <w:rPr>
            <w:lang w:val="fr-FR"/>
          </w:rPr>
          <w:t xml:space="preserve"> entre l’association et l’équipe en charge du</w:t>
        </w:r>
      </w:ins>
      <w:ins w:id="1060" w:author="Gregory Koenig" w:date="2019-10-15T21:47:00Z">
        <w:r>
          <w:rPr>
            <w:lang w:val="fr-FR"/>
          </w:rPr>
          <w:t xml:space="preserve"> projet. Cette équipe est composé</w:t>
        </w:r>
      </w:ins>
      <w:ins w:id="1061" w:author="Gregory Koenig" w:date="2019-10-15T21:48:00Z">
        <w:r>
          <w:rPr>
            <w:lang w:val="fr-FR"/>
          </w:rPr>
          <w:t>e</w:t>
        </w:r>
      </w:ins>
      <w:ins w:id="1062" w:author="Gregory Koenig" w:date="2019-10-15T21:47:00Z">
        <w:r>
          <w:rPr>
            <w:lang w:val="fr-FR"/>
          </w:rPr>
          <w:t xml:space="preserve"> de </w:t>
        </w:r>
        <w:proofErr w:type="spellStart"/>
        <w:r>
          <w:rPr>
            <w:lang w:val="fr-FR"/>
          </w:rPr>
          <w:t>Chrisophe</w:t>
        </w:r>
        <w:proofErr w:type="spellEnd"/>
        <w:r>
          <w:rPr>
            <w:lang w:val="fr-FR"/>
          </w:rPr>
          <w:t xml:space="preserve"> Klein, chef de projet, ainsi que de mon collègue au sein de la </w:t>
        </w:r>
        <w:proofErr w:type="spellStart"/>
        <w:r>
          <w:rPr>
            <w:lang w:val="fr-FR"/>
          </w:rPr>
          <w:t>Web@cadémie</w:t>
        </w:r>
        <w:proofErr w:type="spellEnd"/>
        <w:r>
          <w:rPr>
            <w:lang w:val="fr-FR"/>
          </w:rPr>
          <w:t xml:space="preserve"> Loïc Dott et moi</w:t>
        </w:r>
      </w:ins>
      <w:ins w:id="1063" w:author="Gregory Koenig" w:date="2019-10-15T21:48:00Z">
        <w:r>
          <w:rPr>
            <w:lang w:val="fr-FR"/>
          </w:rPr>
          <w:t xml:space="preserve">-même en tant que développeurs </w:t>
        </w:r>
      </w:ins>
      <w:ins w:id="1064" w:author="Gregory Koenig" w:date="2019-10-15T21:56:00Z">
        <w:r w:rsidR="006F2E83">
          <w:rPr>
            <w:lang w:val="fr-FR"/>
          </w:rPr>
          <w:t>Web</w:t>
        </w:r>
      </w:ins>
      <w:ins w:id="1065" w:author="Gregory Koenig" w:date="2019-10-15T21:48:00Z">
        <w:r>
          <w:rPr>
            <w:lang w:val="fr-FR"/>
          </w:rPr>
          <w:t>.</w:t>
        </w:r>
      </w:ins>
    </w:p>
    <w:p w14:paraId="22A0BAE8" w14:textId="77777777" w:rsidR="00F84C19" w:rsidRPr="00F84C19" w:rsidRDefault="00F84C19" w:rsidP="00F84C19">
      <w:pPr>
        <w:rPr>
          <w:ins w:id="1066" w:author="Gregory Koenig" w:date="2019-10-15T02:41:00Z"/>
          <w:lang w:val="fr-FR"/>
          <w:rPrChange w:id="1067" w:author="Gregory Koenig" w:date="2019-10-15T21:37:00Z">
            <w:rPr>
              <w:ins w:id="1068" w:author="Gregory Koenig" w:date="2019-10-15T02:41:00Z"/>
              <w:lang w:val="fr-FR"/>
            </w:rPr>
          </w:rPrChange>
        </w:rPr>
        <w:pPrChange w:id="1069" w:author="Gregory Koenig" w:date="2019-10-15T21:37:00Z">
          <w:pPr>
            <w:pStyle w:val="Heading2"/>
          </w:pPr>
        </w:pPrChange>
      </w:pPr>
    </w:p>
    <w:p w14:paraId="5CECF518" w14:textId="29C0C4AE" w:rsidR="00A13D94" w:rsidRDefault="00A13D94">
      <w:pPr>
        <w:pStyle w:val="Heading2"/>
        <w:rPr>
          <w:ins w:id="1070" w:author="Gregory Koenig" w:date="2019-10-15T21:37:00Z"/>
          <w:lang w:val="fr-FR"/>
        </w:rPr>
      </w:pPr>
      <w:bookmarkStart w:id="1071" w:name="_Toc22088958"/>
      <w:ins w:id="1072" w:author="Gregory Koenig" w:date="2019-10-15T02:41:00Z">
        <w:r>
          <w:rPr>
            <w:lang w:val="fr-FR"/>
          </w:rPr>
          <w:t>Drupal</w:t>
        </w:r>
      </w:ins>
      <w:bookmarkEnd w:id="1071"/>
    </w:p>
    <w:p w14:paraId="12AE5593" w14:textId="01CE0FB6" w:rsidR="00F84C19" w:rsidRDefault="00233A0A" w:rsidP="006F2E83">
      <w:pPr>
        <w:pStyle w:val="Content"/>
        <w:jc w:val="both"/>
        <w:rPr>
          <w:ins w:id="1073" w:author="Gregory Koenig" w:date="2019-10-15T21:54:00Z"/>
          <w:lang w:val="fr-FR"/>
        </w:rPr>
        <w:pPrChange w:id="1074" w:author="Gregory Koenig" w:date="2019-10-15T22:00:00Z">
          <w:pPr>
            <w:pStyle w:val="Content"/>
          </w:pPr>
        </w:pPrChange>
      </w:pPr>
      <w:ins w:id="1075" w:author="Gregory Koenig" w:date="2019-10-15T21:51:00Z">
        <w:r>
          <w:rPr>
            <w:lang w:val="fr-FR"/>
          </w:rPr>
          <w:t>Drupal est un système de gestion de contenu libre (CMS) écrit en PHP</w:t>
        </w:r>
      </w:ins>
      <w:ins w:id="1076" w:author="Gregory Koenig" w:date="2019-10-15T21:52:00Z">
        <w:r>
          <w:rPr>
            <w:lang w:val="fr-FR"/>
          </w:rPr>
          <w:t xml:space="preserve">, </w:t>
        </w:r>
        <w:r w:rsidRPr="00233A0A">
          <w:rPr>
            <w:lang w:val="fr-FR"/>
            <w:rPrChange w:id="1077" w:author="Gregory Koenig" w:date="2019-10-15T21:52:00Z">
              <w:rPr/>
            </w:rPrChange>
          </w:rPr>
          <w:t xml:space="preserve">un </w:t>
        </w:r>
        <w:r w:rsidRPr="00233A0A">
          <w:rPr>
            <w:lang w:val="fr-FR"/>
            <w:rPrChange w:id="1078" w:author="Gregory Koenig" w:date="2019-10-15T21:52:00Z">
              <w:rPr>
                <w:rStyle w:val="Hyperlink"/>
              </w:rPr>
            </w:rPrChange>
          </w:rPr>
          <w:t>langage de programmation</w:t>
        </w:r>
        <w:r w:rsidRPr="00233A0A">
          <w:rPr>
            <w:lang w:val="fr-FR"/>
            <w:rPrChange w:id="1079" w:author="Gregory Koenig" w:date="2019-10-15T21:52:00Z">
              <w:rPr/>
            </w:rPrChange>
          </w:rPr>
          <w:t xml:space="preserve"> </w:t>
        </w:r>
        <w:r w:rsidRPr="00233A0A">
          <w:rPr>
            <w:lang w:val="fr-FR"/>
            <w:rPrChange w:id="1080" w:author="Gregory Koenig" w:date="2019-10-15T21:52:00Z">
              <w:rPr>
                <w:rStyle w:val="Hyperlink"/>
              </w:rPr>
            </w:rPrChange>
          </w:rPr>
          <w:t>libre</w:t>
        </w:r>
        <w:r w:rsidRPr="00233A0A">
          <w:rPr>
            <w:lang w:val="fr-FR"/>
            <w:rPrChange w:id="1081" w:author="Gregory Koenig" w:date="2019-10-15T21:52:00Z">
              <w:rPr/>
            </w:rPrChange>
          </w:rPr>
          <w:t xml:space="preserve">, principalement utilisé pour produire des </w:t>
        </w:r>
        <w:r w:rsidRPr="00233A0A">
          <w:rPr>
            <w:lang w:val="fr-FR"/>
            <w:rPrChange w:id="1082" w:author="Gregory Koenig" w:date="2019-10-15T21:52:00Z">
              <w:rPr>
                <w:rStyle w:val="Hyperlink"/>
              </w:rPr>
            </w:rPrChange>
          </w:rPr>
          <w:t xml:space="preserve">pages </w:t>
        </w:r>
      </w:ins>
      <w:ins w:id="1083" w:author="Gregory Koenig" w:date="2019-10-15T21:56:00Z">
        <w:r w:rsidR="006F2E83">
          <w:rPr>
            <w:lang w:val="fr-FR"/>
          </w:rPr>
          <w:t>Web</w:t>
        </w:r>
      </w:ins>
      <w:ins w:id="1084" w:author="Gregory Koenig" w:date="2019-10-15T21:52:00Z">
        <w:r w:rsidRPr="00233A0A">
          <w:rPr>
            <w:lang w:val="fr-FR"/>
            <w:rPrChange w:id="1085" w:author="Gregory Koenig" w:date="2019-10-15T21:52:00Z">
              <w:rPr>
                <w:rStyle w:val="Hyperlink"/>
              </w:rPr>
            </w:rPrChange>
          </w:rPr>
          <w:t xml:space="preserve"> dynamiques</w:t>
        </w:r>
      </w:ins>
      <w:ins w:id="1086" w:author="Gregory Koenig" w:date="2019-10-15T21:51:00Z">
        <w:r>
          <w:rPr>
            <w:lang w:val="fr-FR"/>
          </w:rPr>
          <w:t>.</w:t>
        </w:r>
      </w:ins>
      <w:ins w:id="1087" w:author="Gregory Koenig" w:date="2019-10-15T21:54:00Z">
        <w:r>
          <w:rPr>
            <w:lang w:val="fr-FR"/>
          </w:rPr>
          <w:t xml:space="preserve"> </w:t>
        </w:r>
      </w:ins>
      <w:ins w:id="1088" w:author="Gregory Koenig" w:date="2019-10-15T22:00:00Z">
        <w:r w:rsidR="006F2E83">
          <w:rPr>
            <w:lang w:val="fr-FR"/>
          </w:rPr>
          <w:t>Drupal</w:t>
        </w:r>
      </w:ins>
      <w:ins w:id="1089" w:author="Gregory Koenig" w:date="2019-10-15T21:54:00Z">
        <w:r w:rsidRPr="00233A0A">
          <w:rPr>
            <w:lang w:val="fr-FR"/>
            <w:rPrChange w:id="1090" w:author="Gregory Koenig" w:date="2019-10-15T21:54:00Z">
              <w:rPr/>
            </w:rPrChange>
          </w:rPr>
          <w:t xml:space="preserve"> est largement personnalisable et programmable</w:t>
        </w:r>
        <w:r w:rsidR="006F2E83">
          <w:rPr>
            <w:lang w:val="fr-FR"/>
          </w:rPr>
          <w:t>.</w:t>
        </w:r>
      </w:ins>
    </w:p>
    <w:p w14:paraId="60C5B8BE" w14:textId="1C4D31C2" w:rsidR="006F2E83" w:rsidRDefault="006F2E83" w:rsidP="006F2E83">
      <w:pPr>
        <w:pStyle w:val="Content"/>
        <w:jc w:val="both"/>
        <w:rPr>
          <w:ins w:id="1091" w:author="Gregory Koenig" w:date="2019-10-15T21:54:00Z"/>
          <w:lang w:val="fr-FR"/>
        </w:rPr>
        <w:pPrChange w:id="1092" w:author="Gregory Koenig" w:date="2019-10-15T22:00:00Z">
          <w:pPr>
            <w:pStyle w:val="Content"/>
          </w:pPr>
        </w:pPrChange>
      </w:pPr>
    </w:p>
    <w:p w14:paraId="587AA60F" w14:textId="3EDD0D76" w:rsidR="006F2E83" w:rsidRDefault="006F2E83" w:rsidP="006F2E83">
      <w:pPr>
        <w:pStyle w:val="Content"/>
        <w:jc w:val="both"/>
        <w:rPr>
          <w:ins w:id="1093" w:author="Gregory Koenig" w:date="2019-10-15T21:59:00Z"/>
          <w:lang w:val="fr-FR"/>
        </w:rPr>
        <w:pPrChange w:id="1094" w:author="Gregory Koenig" w:date="2019-10-15T22:00:00Z">
          <w:pPr>
            <w:pStyle w:val="Content"/>
          </w:pPr>
        </w:pPrChange>
      </w:pPr>
      <w:ins w:id="1095" w:author="Gregory Koenig" w:date="2019-10-15T21:54:00Z">
        <w:r w:rsidRPr="006F2E83">
          <w:rPr>
            <w:lang w:val="fr-FR"/>
            <w:rPrChange w:id="1096" w:author="Gregory Koenig" w:date="2019-10-15T21:55:00Z">
              <w:rPr/>
            </w:rPrChange>
          </w:rPr>
          <w:t xml:space="preserve">Un </w:t>
        </w:r>
        <w:r w:rsidRPr="006F2E83">
          <w:rPr>
            <w:lang w:val="fr-FR"/>
            <w:rPrChange w:id="1097" w:author="Gregory Koenig" w:date="2019-10-15T21:55:00Z">
              <w:rPr>
                <w:b/>
                <w:bCs/>
              </w:rPr>
            </w:rPrChange>
          </w:rPr>
          <w:t>système de gestion de conten</w:t>
        </w:r>
      </w:ins>
      <w:ins w:id="1098" w:author="Gregory Koenig" w:date="2019-10-15T21:55:00Z">
        <w:r>
          <w:rPr>
            <w:lang w:val="fr-FR"/>
          </w:rPr>
          <w:t>u</w:t>
        </w:r>
      </w:ins>
      <w:ins w:id="1099" w:author="Gregory Koenig" w:date="2019-10-15T21:54:00Z">
        <w:r w:rsidRPr="006F2E83">
          <w:rPr>
            <w:lang w:val="fr-FR"/>
            <w:rPrChange w:id="1100" w:author="Gregory Koenig" w:date="2019-10-15T21:55:00Z">
              <w:rPr/>
            </w:rPrChange>
          </w:rPr>
          <w:t xml:space="preserve"> ou </w:t>
        </w:r>
        <w:r w:rsidRPr="006F2E83">
          <w:rPr>
            <w:lang w:val="fr-FR"/>
            <w:rPrChange w:id="1101" w:author="Gregory Koenig" w:date="2019-10-15T21:55:00Z">
              <w:rPr>
                <w:b/>
                <w:bCs/>
              </w:rPr>
            </w:rPrChange>
          </w:rPr>
          <w:t>SG</w:t>
        </w:r>
      </w:ins>
      <w:ins w:id="1102" w:author="Gregory Koenig" w:date="2019-10-15T21:55:00Z">
        <w:r>
          <w:rPr>
            <w:lang w:val="fr-FR"/>
          </w:rPr>
          <w:t>C</w:t>
        </w:r>
      </w:ins>
      <w:ins w:id="1103" w:author="Gregory Koenig" w:date="2019-10-15T21:54:00Z">
        <w:r w:rsidRPr="006F2E83">
          <w:rPr>
            <w:lang w:val="fr-FR"/>
            <w:rPrChange w:id="1104" w:author="Gregory Koenig" w:date="2019-10-15T21:55:00Z">
              <w:rPr/>
            </w:rPrChange>
          </w:rPr>
          <w:t xml:space="preserve"> est une famille de </w:t>
        </w:r>
      </w:ins>
      <w:ins w:id="1105" w:author="Gregory Koenig" w:date="2019-10-15T21:55:00Z">
        <w:r w:rsidRPr="006F2E83">
          <w:rPr>
            <w:lang w:val="fr-FR"/>
            <w:rPrChange w:id="1106" w:author="Gregory Koenig" w:date="2019-10-15T21:55:00Z">
              <w:rPr>
                <w:rStyle w:val="Hyperlink"/>
              </w:rPr>
            </w:rPrChange>
          </w:rPr>
          <w:t>logiciels</w:t>
        </w:r>
      </w:ins>
      <w:ins w:id="1107" w:author="Gregory Koenig" w:date="2019-10-15T21:54:00Z">
        <w:r w:rsidRPr="006F2E83">
          <w:rPr>
            <w:lang w:val="fr-FR"/>
            <w:rPrChange w:id="1108" w:author="Gregory Koenig" w:date="2019-10-15T21:55:00Z">
              <w:rPr/>
            </w:rPrChange>
          </w:rPr>
          <w:t xml:space="preserve"> destinés à la conception et à la mise à jour dynamique de </w:t>
        </w:r>
      </w:ins>
      <w:ins w:id="1109" w:author="Gregory Koenig" w:date="2019-10-15T21:55:00Z">
        <w:r w:rsidRPr="006F2E83">
          <w:rPr>
            <w:lang w:val="fr-FR"/>
            <w:rPrChange w:id="1110" w:author="Gregory Koenig" w:date="2019-10-15T21:55:00Z">
              <w:rPr>
                <w:rStyle w:val="Hyperlink"/>
              </w:rPr>
            </w:rPrChange>
          </w:rPr>
          <w:t>sites Web</w:t>
        </w:r>
      </w:ins>
      <w:ins w:id="1111" w:author="Gregory Koenig" w:date="2019-10-15T21:54:00Z">
        <w:r w:rsidRPr="006F2E83">
          <w:rPr>
            <w:lang w:val="fr-FR"/>
            <w:rPrChange w:id="1112" w:author="Gregory Koenig" w:date="2019-10-15T21:55:00Z">
              <w:rPr/>
            </w:rPrChange>
          </w:rPr>
          <w:t xml:space="preserve"> ou d'applications multimédia</w:t>
        </w:r>
      </w:ins>
      <w:ins w:id="1113" w:author="Gregory Koenig" w:date="2019-10-15T21:56:00Z">
        <w:r>
          <w:rPr>
            <w:lang w:val="fr-FR"/>
          </w:rPr>
          <w:t>.</w:t>
        </w:r>
      </w:ins>
      <w:ins w:id="1114" w:author="Gregory Koenig" w:date="2019-10-15T21:57:00Z">
        <w:r>
          <w:rPr>
            <w:lang w:val="fr-FR"/>
          </w:rPr>
          <w:t xml:space="preserve"> Il s’agit de faciliter le déploiement d’un site avec la possibilité d’ajouter des fonctionnalités via des modules à installer.</w:t>
        </w:r>
      </w:ins>
    </w:p>
    <w:p w14:paraId="415A39EA" w14:textId="3D6C9BE0" w:rsidR="006F2E83" w:rsidRDefault="006F2E83" w:rsidP="006F2E83">
      <w:pPr>
        <w:pStyle w:val="Content"/>
        <w:jc w:val="both"/>
        <w:rPr>
          <w:ins w:id="1115" w:author="Gregory Koenig" w:date="2019-10-15T21:59:00Z"/>
          <w:lang w:val="fr-FR"/>
        </w:rPr>
        <w:pPrChange w:id="1116" w:author="Gregory Koenig" w:date="2019-10-15T22:00:00Z">
          <w:pPr>
            <w:pStyle w:val="Content"/>
          </w:pPr>
        </w:pPrChange>
      </w:pPr>
    </w:p>
    <w:p w14:paraId="0AA4C05D" w14:textId="34A4A552" w:rsidR="006F2E83" w:rsidRDefault="006F2E83" w:rsidP="006F2E83">
      <w:pPr>
        <w:pStyle w:val="Content"/>
        <w:jc w:val="both"/>
        <w:rPr>
          <w:ins w:id="1117" w:author="Gregory Koenig" w:date="2019-10-16T03:32:00Z"/>
          <w:lang w:val="fr-FR"/>
        </w:rPr>
      </w:pPr>
      <w:ins w:id="1118" w:author="Gregory Koenig" w:date="2019-10-15T21:59:00Z">
        <w:r w:rsidRPr="006F2E83">
          <w:rPr>
            <w:lang w:val="fr-FR"/>
            <w:rPrChange w:id="1119" w:author="Gregory Koenig" w:date="2019-10-15T21:59:00Z">
              <w:rPr/>
            </w:rPrChange>
          </w:rPr>
          <w:lastRenderedPageBreak/>
          <w:t>En 2018, Drupal est utilisé par 3,5</w:t>
        </w:r>
      </w:ins>
      <w:ins w:id="1120" w:author="Gregory Koenig" w:date="2019-10-15T22:00:00Z">
        <w:r>
          <w:rPr>
            <w:lang w:val="fr-FR"/>
          </w:rPr>
          <w:t xml:space="preserve"> </w:t>
        </w:r>
      </w:ins>
      <w:ins w:id="1121" w:author="Gregory Koenig" w:date="2019-10-15T21:59:00Z">
        <w:r w:rsidRPr="006F2E83">
          <w:rPr>
            <w:lang w:val="fr-FR"/>
            <w:rPrChange w:id="1122" w:author="Gregory Koenig" w:date="2019-10-15T21:59:00Z">
              <w:rPr/>
            </w:rPrChange>
          </w:rPr>
          <w:t xml:space="preserve">% des sites Internet mondiaux. C'est le </w:t>
        </w:r>
      </w:ins>
      <w:ins w:id="1123" w:author="Gregory Koenig" w:date="2019-10-15T22:00:00Z">
        <w:r>
          <w:rPr>
            <w:lang w:val="fr-FR"/>
          </w:rPr>
          <w:t>troisième</w:t>
        </w:r>
      </w:ins>
      <w:ins w:id="1124" w:author="Gregory Koenig" w:date="2019-10-15T21:59:00Z">
        <w:r w:rsidRPr="006F2E83">
          <w:rPr>
            <w:lang w:val="fr-FR"/>
            <w:rPrChange w:id="1125" w:author="Gregory Koenig" w:date="2019-10-15T21:59:00Z">
              <w:rPr/>
            </w:rPrChange>
          </w:rPr>
          <w:t xml:space="preserve"> système de gestion de contenu le plus utilisé derrière WordPress et Joomla</w:t>
        </w:r>
        <w:r>
          <w:rPr>
            <w:lang w:val="fr-FR"/>
          </w:rPr>
          <w:t>, ses principaux concurrents.</w:t>
        </w:r>
      </w:ins>
    </w:p>
    <w:p w14:paraId="2B670DD0" w14:textId="77777777" w:rsidR="00F51C0C" w:rsidRDefault="00F51C0C" w:rsidP="006F2E83">
      <w:pPr>
        <w:pStyle w:val="Content"/>
        <w:jc w:val="both"/>
        <w:rPr>
          <w:ins w:id="1126" w:author="Gregory Koenig" w:date="2019-10-15T23:16:00Z"/>
          <w:lang w:val="fr-FR"/>
        </w:rPr>
      </w:pPr>
    </w:p>
    <w:p w14:paraId="06362BF5" w14:textId="3F3911B1" w:rsidR="00E43FFE" w:rsidRPr="006F2E83" w:rsidRDefault="006A20B6" w:rsidP="006F2E83">
      <w:pPr>
        <w:pStyle w:val="Content"/>
        <w:jc w:val="both"/>
        <w:rPr>
          <w:ins w:id="1127" w:author="Gregory Koenig" w:date="2019-10-15T21:37:00Z"/>
          <w:lang w:val="fr-FR"/>
          <w:rPrChange w:id="1128" w:author="Gregory Koenig" w:date="2019-10-15T21:59:00Z">
            <w:rPr>
              <w:ins w:id="1129" w:author="Gregory Koenig" w:date="2019-10-15T21:37:00Z"/>
              <w:lang w:val="fr-FR"/>
            </w:rPr>
          </w:rPrChange>
        </w:rPr>
        <w:pPrChange w:id="1130" w:author="Gregory Koenig" w:date="2019-10-15T22:00:00Z">
          <w:pPr>
            <w:pStyle w:val="Content"/>
          </w:pPr>
        </w:pPrChange>
      </w:pPr>
      <w:ins w:id="1131" w:author="Gregory Koenig" w:date="2019-10-15T23:17:00Z">
        <w:r>
          <w:rPr>
            <w:lang w:val="fr-FR"/>
          </w:rPr>
          <w:t>Dans un premier temps, nous avons suivi une formation sous format vidéo</w:t>
        </w:r>
      </w:ins>
      <w:ins w:id="1132" w:author="Gregory Koenig" w:date="2019-10-15T23:23:00Z">
        <w:r w:rsidR="00E43FFE">
          <w:rPr>
            <w:lang w:val="fr-FR"/>
          </w:rPr>
          <w:t>. Nous nous sommes familiarisé</w:t>
        </w:r>
      </w:ins>
      <w:ins w:id="1133" w:author="Gregory Koenig" w:date="2019-10-15T23:25:00Z">
        <w:r w:rsidR="00E43FFE">
          <w:rPr>
            <w:lang w:val="fr-FR"/>
          </w:rPr>
          <w:t>s</w:t>
        </w:r>
      </w:ins>
      <w:ins w:id="1134" w:author="Gregory Koenig" w:date="2019-10-15T23:23:00Z">
        <w:r w:rsidR="00E43FFE">
          <w:rPr>
            <w:lang w:val="fr-FR"/>
          </w:rPr>
          <w:t xml:space="preserve"> avec le système d’administration grâce à des tâches simples</w:t>
        </w:r>
      </w:ins>
      <w:ins w:id="1135" w:author="Gregory Koenig" w:date="2019-10-15T23:24:00Z">
        <w:r w:rsidR="00E43FFE">
          <w:rPr>
            <w:lang w:val="fr-FR"/>
          </w:rPr>
          <w:t xml:space="preserve"> telles que des réglages de droits, des installations de modules</w:t>
        </w:r>
      </w:ins>
      <w:ins w:id="1136" w:author="Gregory Koenig" w:date="2019-10-15T23:25:00Z">
        <w:r w:rsidR="00E43FFE">
          <w:rPr>
            <w:lang w:val="fr-FR"/>
          </w:rPr>
          <w:t>, de la création de contenus, etc.</w:t>
        </w:r>
      </w:ins>
    </w:p>
    <w:p w14:paraId="6346155C" w14:textId="77777777" w:rsidR="00F84C19" w:rsidRPr="00F84C19" w:rsidRDefault="00F84C19" w:rsidP="00F84C19">
      <w:pPr>
        <w:rPr>
          <w:ins w:id="1137" w:author="Gregory Koenig" w:date="2019-10-15T02:20:00Z"/>
          <w:lang w:val="fr-FR"/>
          <w:rPrChange w:id="1138" w:author="Gregory Koenig" w:date="2019-10-15T21:37:00Z">
            <w:rPr>
              <w:ins w:id="1139" w:author="Gregory Koenig" w:date="2019-10-15T02:20:00Z"/>
              <w:lang w:val="fr-FR"/>
            </w:rPr>
          </w:rPrChange>
        </w:rPr>
        <w:pPrChange w:id="1140" w:author="Gregory Koenig" w:date="2019-10-15T21:37:00Z">
          <w:pPr>
            <w:spacing w:after="200"/>
          </w:pPr>
        </w:pPrChange>
      </w:pPr>
    </w:p>
    <w:p w14:paraId="385B8BB1" w14:textId="45159223" w:rsidR="00A13D94" w:rsidRDefault="00CA2585" w:rsidP="00CA2585">
      <w:pPr>
        <w:pStyle w:val="Heading2"/>
        <w:rPr>
          <w:ins w:id="1141" w:author="Gregory Koenig" w:date="2019-10-15T21:37:00Z"/>
          <w:lang w:val="fr-FR"/>
        </w:rPr>
      </w:pPr>
      <w:bookmarkStart w:id="1142" w:name="_Toc22088959"/>
      <w:ins w:id="1143" w:author="Gregory Koenig" w:date="2019-10-15T02:20:00Z">
        <w:r>
          <w:rPr>
            <w:lang w:val="fr-FR"/>
          </w:rPr>
          <w:t xml:space="preserve">La méthode </w:t>
        </w:r>
      </w:ins>
      <w:ins w:id="1144" w:author="Gregory Koenig" w:date="2019-10-15T02:21:00Z">
        <w:r>
          <w:rPr>
            <w:lang w:val="fr-FR"/>
          </w:rPr>
          <w:t>a</w:t>
        </w:r>
      </w:ins>
      <w:ins w:id="1145" w:author="Gregory Koenig" w:date="2019-10-15T02:20:00Z">
        <w:r>
          <w:rPr>
            <w:lang w:val="fr-FR"/>
          </w:rPr>
          <w:t>gile</w:t>
        </w:r>
      </w:ins>
      <w:ins w:id="1146" w:author="Gregory Koenig" w:date="2019-10-15T02:21:00Z">
        <w:r>
          <w:rPr>
            <w:lang w:val="fr-FR"/>
          </w:rPr>
          <w:t xml:space="preserve"> Scrum</w:t>
        </w:r>
      </w:ins>
      <w:bookmarkEnd w:id="1142"/>
    </w:p>
    <w:p w14:paraId="3A9C5FED" w14:textId="74779E78" w:rsidR="006F2E83" w:rsidRPr="003C2951" w:rsidRDefault="006F2E83" w:rsidP="00BD4BDB">
      <w:pPr>
        <w:pStyle w:val="NormalWeb"/>
        <w:jc w:val="both"/>
        <w:rPr>
          <w:ins w:id="1147" w:author="Gregory Koenig" w:date="2019-10-15T22:02:00Z"/>
          <w:rFonts w:asciiTheme="minorHAnsi" w:hAnsiTheme="minorHAnsi" w:cstheme="minorHAnsi"/>
          <w:sz w:val="28"/>
          <w:szCs w:val="28"/>
          <w:lang w:val="fr-FR"/>
          <w:rPrChange w:id="1148" w:author="Gregory Koenig" w:date="2019-10-15T22:16:00Z">
            <w:rPr>
              <w:ins w:id="1149" w:author="Gregory Koenig" w:date="2019-10-15T22:02:00Z"/>
            </w:rPr>
          </w:rPrChange>
        </w:rPr>
        <w:pPrChange w:id="1150" w:author="Gregory Koenig" w:date="2019-10-16T00:42:00Z">
          <w:pPr>
            <w:pStyle w:val="NormalWeb"/>
          </w:pPr>
        </w:pPrChange>
      </w:pPr>
      <w:ins w:id="1151" w:author="Gregory Koenig" w:date="2019-10-15T22:02:00Z">
        <w:r w:rsidRPr="006F2E83">
          <w:rPr>
            <w:rFonts w:asciiTheme="minorHAnsi" w:hAnsiTheme="minorHAnsi" w:cstheme="minorHAnsi"/>
            <w:sz w:val="28"/>
            <w:szCs w:val="28"/>
            <w:lang w:val="fr-FR"/>
            <w:rPrChange w:id="1152" w:author="Gregory Koenig" w:date="2019-10-15T22:03:00Z">
              <w:rPr>
                <w:b/>
                <w:bCs/>
              </w:rPr>
            </w:rPrChange>
          </w:rPr>
          <w:t>Scrum</w:t>
        </w:r>
        <w:r w:rsidRPr="006F2E83">
          <w:rPr>
            <w:rFonts w:asciiTheme="minorHAnsi" w:hAnsiTheme="minorHAnsi" w:cstheme="minorHAnsi"/>
            <w:sz w:val="28"/>
            <w:szCs w:val="28"/>
            <w:lang w:val="fr-FR"/>
            <w:rPrChange w:id="1153" w:author="Gregory Koenig" w:date="2019-10-15T22:03:00Z">
              <w:rPr/>
            </w:rPrChange>
          </w:rPr>
          <w:t xml:space="preserve"> est un schéma d’organisation de développement de produits complexes. </w:t>
        </w:r>
      </w:ins>
      <w:ins w:id="1154" w:author="Gregory Koenig" w:date="2019-10-15T22:16:00Z">
        <w:r w:rsidR="003C2951" w:rsidRPr="003C2951">
          <w:rPr>
            <w:rFonts w:asciiTheme="minorHAnsi" w:hAnsiTheme="minorHAnsi" w:cstheme="minorHAnsi"/>
            <w:sz w:val="28"/>
            <w:szCs w:val="28"/>
            <w:lang w:val="fr-FR"/>
            <w:rPrChange w:id="1155" w:author="Gregory Koenig" w:date="2019-10-15T22:16:00Z">
              <w:rPr/>
            </w:rPrChange>
          </w:rPr>
          <w:t xml:space="preserve">Les </w:t>
        </w:r>
        <w:r w:rsidR="003C2951" w:rsidRPr="003C2951">
          <w:rPr>
            <w:rFonts w:asciiTheme="minorHAnsi" w:hAnsiTheme="minorHAnsi" w:cstheme="minorHAnsi"/>
            <w:sz w:val="28"/>
            <w:szCs w:val="28"/>
            <w:lang w:val="fr-FR"/>
            <w:rPrChange w:id="1156" w:author="Gregory Koenig" w:date="2019-10-15T22:16:00Z">
              <w:rPr>
                <w:b/>
                <w:bCs/>
              </w:rPr>
            </w:rPrChange>
          </w:rPr>
          <w:t>méthodes agiles</w:t>
        </w:r>
        <w:r w:rsidR="003C2951" w:rsidRPr="003C2951">
          <w:rPr>
            <w:rFonts w:asciiTheme="minorHAnsi" w:hAnsiTheme="minorHAnsi" w:cstheme="minorHAnsi"/>
            <w:sz w:val="28"/>
            <w:szCs w:val="28"/>
            <w:lang w:val="fr-FR"/>
            <w:rPrChange w:id="1157" w:author="Gregory Koenig" w:date="2019-10-15T22:16:00Z">
              <w:rPr/>
            </w:rPrChange>
          </w:rPr>
          <w:t xml:space="preserve"> sont des groupes de pratiques de pilotage et de réalisation de projets.</w:t>
        </w:r>
        <w:r w:rsidR="003C2951">
          <w:rPr>
            <w:rFonts w:asciiTheme="minorHAnsi" w:hAnsiTheme="minorHAnsi" w:cstheme="minorHAnsi"/>
            <w:sz w:val="28"/>
            <w:szCs w:val="28"/>
            <w:lang w:val="fr-FR"/>
          </w:rPr>
          <w:t xml:space="preserve"> Elles se veulent plus pragmatiques que les méthodes traditionnelles en impliquant le client du début à la fin du projet</w:t>
        </w:r>
      </w:ins>
      <w:ins w:id="1158" w:author="Gregory Koenig" w:date="2019-10-15T22:17:00Z">
        <w:r w:rsidR="003C2951">
          <w:rPr>
            <w:rFonts w:asciiTheme="minorHAnsi" w:hAnsiTheme="minorHAnsi" w:cstheme="minorHAnsi"/>
            <w:sz w:val="28"/>
            <w:szCs w:val="28"/>
            <w:lang w:val="fr-FR"/>
          </w:rPr>
          <w:t xml:space="preserve">. En effet, elles sont adaptatives car le demandeur peut interagir </w:t>
        </w:r>
      </w:ins>
      <w:ins w:id="1159" w:author="Gregory Koenig" w:date="2019-10-15T22:22:00Z">
        <w:r w:rsidR="003C2951">
          <w:rPr>
            <w:rFonts w:asciiTheme="minorHAnsi" w:hAnsiTheme="minorHAnsi" w:cstheme="minorHAnsi"/>
            <w:sz w:val="28"/>
            <w:szCs w:val="28"/>
            <w:lang w:val="fr-FR"/>
          </w:rPr>
          <w:t xml:space="preserve">et </w:t>
        </w:r>
      </w:ins>
      <w:ins w:id="1160" w:author="Gregory Koenig" w:date="2019-10-15T22:24:00Z">
        <w:r w:rsidR="003C2951">
          <w:rPr>
            <w:rFonts w:asciiTheme="minorHAnsi" w:hAnsiTheme="minorHAnsi" w:cstheme="minorHAnsi"/>
            <w:sz w:val="28"/>
            <w:szCs w:val="28"/>
            <w:lang w:val="fr-FR"/>
          </w:rPr>
          <w:t>redéfinir ses besoins</w:t>
        </w:r>
      </w:ins>
      <w:ins w:id="1161" w:author="Gregory Koenig" w:date="2019-10-15T22:22:00Z">
        <w:r w:rsidR="003C2951">
          <w:rPr>
            <w:rFonts w:asciiTheme="minorHAnsi" w:hAnsiTheme="minorHAnsi" w:cstheme="minorHAnsi"/>
            <w:sz w:val="28"/>
            <w:szCs w:val="28"/>
            <w:lang w:val="fr-FR"/>
          </w:rPr>
          <w:t xml:space="preserve"> </w:t>
        </w:r>
      </w:ins>
      <w:ins w:id="1162" w:author="Gregory Koenig" w:date="2019-10-15T22:24:00Z">
        <w:r w:rsidR="003C2951">
          <w:rPr>
            <w:rFonts w:asciiTheme="minorHAnsi" w:hAnsiTheme="minorHAnsi" w:cstheme="minorHAnsi"/>
            <w:sz w:val="28"/>
            <w:szCs w:val="28"/>
            <w:lang w:val="fr-FR"/>
          </w:rPr>
          <w:t>si les retours de l’avancement du projet ne répon</w:t>
        </w:r>
      </w:ins>
      <w:ins w:id="1163" w:author="Gregory Koenig" w:date="2019-10-15T22:26:00Z">
        <w:r w:rsidR="00C1669A">
          <w:rPr>
            <w:rFonts w:asciiTheme="minorHAnsi" w:hAnsiTheme="minorHAnsi" w:cstheme="minorHAnsi"/>
            <w:sz w:val="28"/>
            <w:szCs w:val="28"/>
            <w:lang w:val="fr-FR"/>
          </w:rPr>
          <w:t>dent</w:t>
        </w:r>
      </w:ins>
      <w:ins w:id="1164" w:author="Gregory Koenig" w:date="2019-10-15T22:24:00Z">
        <w:r w:rsidR="003C2951">
          <w:rPr>
            <w:rFonts w:asciiTheme="minorHAnsi" w:hAnsiTheme="minorHAnsi" w:cstheme="minorHAnsi"/>
            <w:sz w:val="28"/>
            <w:szCs w:val="28"/>
            <w:lang w:val="fr-FR"/>
          </w:rPr>
          <w:t xml:space="preserve"> pas à ses attentes.</w:t>
        </w:r>
      </w:ins>
      <w:ins w:id="1165" w:author="Gregory Koenig" w:date="2019-10-15T22:25:00Z">
        <w:r w:rsidR="003C2951">
          <w:rPr>
            <w:rFonts w:asciiTheme="minorHAnsi" w:hAnsiTheme="minorHAnsi" w:cstheme="minorHAnsi"/>
            <w:sz w:val="28"/>
            <w:szCs w:val="28"/>
            <w:lang w:val="fr-FR"/>
          </w:rPr>
          <w:t xml:space="preserve"> Ainsi sont évités des pertes de temps et d’argent </w:t>
        </w:r>
        <w:r w:rsidR="00C1669A">
          <w:rPr>
            <w:rFonts w:asciiTheme="minorHAnsi" w:hAnsiTheme="minorHAnsi" w:cstheme="minorHAnsi"/>
            <w:sz w:val="28"/>
            <w:szCs w:val="28"/>
            <w:lang w:val="fr-FR"/>
          </w:rPr>
          <w:t xml:space="preserve">si le client ne découvre le produit qu’en fin de parcours </w:t>
        </w:r>
      </w:ins>
      <w:ins w:id="1166" w:author="Gregory Koenig" w:date="2019-10-15T22:26:00Z">
        <w:r w:rsidR="00C1669A">
          <w:rPr>
            <w:rFonts w:asciiTheme="minorHAnsi" w:hAnsiTheme="minorHAnsi" w:cstheme="minorHAnsi"/>
            <w:sz w:val="28"/>
            <w:szCs w:val="28"/>
            <w:lang w:val="fr-FR"/>
          </w:rPr>
          <w:t>de la chaine de développement. En effet, le demandeur n’étant pas nécessairem</w:t>
        </w:r>
      </w:ins>
      <w:ins w:id="1167" w:author="Gregory Koenig" w:date="2019-10-15T22:27:00Z">
        <w:r w:rsidR="00C1669A">
          <w:rPr>
            <w:rFonts w:asciiTheme="minorHAnsi" w:hAnsiTheme="minorHAnsi" w:cstheme="minorHAnsi"/>
            <w:sz w:val="28"/>
            <w:szCs w:val="28"/>
            <w:lang w:val="fr-FR"/>
          </w:rPr>
          <w:t xml:space="preserve">ent un expert en informatique, il peut apparaître des dissonances entre ce qu’il </w:t>
        </w:r>
      </w:ins>
      <w:ins w:id="1168" w:author="Gregory Koenig" w:date="2019-10-15T22:28:00Z">
        <w:r w:rsidR="00C1669A">
          <w:rPr>
            <w:rFonts w:asciiTheme="minorHAnsi" w:hAnsiTheme="minorHAnsi" w:cstheme="minorHAnsi"/>
            <w:sz w:val="28"/>
            <w:szCs w:val="28"/>
            <w:lang w:val="fr-FR"/>
          </w:rPr>
          <w:t>exprime</w:t>
        </w:r>
      </w:ins>
      <w:ins w:id="1169" w:author="Gregory Koenig" w:date="2019-10-15T22:27:00Z">
        <w:r w:rsidR="00C1669A">
          <w:rPr>
            <w:rFonts w:asciiTheme="minorHAnsi" w:hAnsiTheme="minorHAnsi" w:cstheme="minorHAnsi"/>
            <w:sz w:val="28"/>
            <w:szCs w:val="28"/>
            <w:lang w:val="fr-FR"/>
          </w:rPr>
          <w:t xml:space="preserve"> et ce que l’exécutant comprend</w:t>
        </w:r>
      </w:ins>
      <w:ins w:id="1170" w:author="Gregory Koenig" w:date="2019-10-15T22:28:00Z">
        <w:r w:rsidR="00C1669A">
          <w:rPr>
            <w:rFonts w:asciiTheme="minorHAnsi" w:hAnsiTheme="minorHAnsi" w:cstheme="minorHAnsi"/>
            <w:sz w:val="28"/>
            <w:szCs w:val="28"/>
            <w:lang w:val="fr-FR"/>
          </w:rPr>
          <w:t>. De plus, il n’est pas toujours conscient des limites de la technique.</w:t>
        </w:r>
      </w:ins>
    </w:p>
    <w:p w14:paraId="67942938" w14:textId="16082AAB" w:rsidR="00C1669A" w:rsidRPr="00BD4BDB" w:rsidRDefault="006F2E83" w:rsidP="00FB08D4">
      <w:pPr>
        <w:pStyle w:val="NormalWeb"/>
        <w:jc w:val="both"/>
        <w:rPr>
          <w:ins w:id="1171" w:author="Gregory Koenig" w:date="2019-10-15T22:28:00Z"/>
          <w:rFonts w:asciiTheme="minorHAnsi" w:hAnsiTheme="minorHAnsi" w:cstheme="minorHAnsi"/>
          <w:sz w:val="28"/>
          <w:szCs w:val="28"/>
          <w:lang w:val="fr-FR"/>
          <w:rPrChange w:id="1172" w:author="Gregory Koenig" w:date="2019-10-16T00:43:00Z">
            <w:rPr>
              <w:ins w:id="1173" w:author="Gregory Koenig" w:date="2019-10-15T22:28:00Z"/>
              <w:lang w:val="fr-FR"/>
            </w:rPr>
          </w:rPrChange>
        </w:rPr>
        <w:pPrChange w:id="1174" w:author="Gregory Koenig" w:date="2019-10-16T02:21:00Z">
          <w:pPr>
            <w:spacing w:after="200"/>
          </w:pPr>
        </w:pPrChange>
      </w:pPr>
      <w:ins w:id="1175" w:author="Gregory Koenig" w:date="2019-10-15T22:02:00Z">
        <w:r w:rsidRPr="006F2E83">
          <w:rPr>
            <w:rFonts w:asciiTheme="minorHAnsi" w:hAnsiTheme="minorHAnsi" w:cstheme="minorHAnsi"/>
            <w:sz w:val="28"/>
            <w:szCs w:val="28"/>
            <w:lang w:val="fr-FR"/>
            <w:rPrChange w:id="1176" w:author="Gregory Koenig" w:date="2019-10-15T22:03:00Z">
              <w:rPr/>
            </w:rPrChange>
          </w:rPr>
          <w:t>L'</w:t>
        </w:r>
      </w:ins>
      <w:ins w:id="1177" w:author="Gregory Koenig" w:date="2019-10-15T22:03:00Z">
        <w:r w:rsidRPr="006F2E83">
          <w:rPr>
            <w:rFonts w:asciiTheme="minorHAnsi" w:hAnsiTheme="minorHAnsi" w:cstheme="minorHAnsi"/>
            <w:sz w:val="28"/>
            <w:szCs w:val="28"/>
            <w:lang w:val="fr-FR"/>
            <w:rPrChange w:id="1178" w:author="Gregory Koenig" w:date="2019-10-15T22:03:00Z">
              <w:rPr>
                <w:rStyle w:val="Hyperlink"/>
              </w:rPr>
            </w:rPrChange>
          </w:rPr>
          <w:t>infrastructure de développement</w:t>
        </w:r>
      </w:ins>
      <w:ins w:id="1179" w:author="Gregory Koenig" w:date="2019-10-15T22:02:00Z">
        <w:r w:rsidRPr="006F2E83">
          <w:rPr>
            <w:rFonts w:asciiTheme="minorHAnsi" w:hAnsiTheme="minorHAnsi" w:cstheme="minorHAnsi"/>
            <w:sz w:val="28"/>
            <w:szCs w:val="28"/>
            <w:lang w:val="fr-FR"/>
            <w:rPrChange w:id="1180" w:author="Gregory Koenig" w:date="2019-10-15T22:03:00Z">
              <w:rPr/>
            </w:rPrChange>
          </w:rPr>
          <w:t xml:space="preserve"> s'appuie sur le découpage d'un projet en </w:t>
        </w:r>
      </w:ins>
      <w:ins w:id="1181" w:author="Gregory Koenig" w:date="2019-10-15T22:03:00Z">
        <w:r w:rsidRPr="006F2E83">
          <w:rPr>
            <w:rFonts w:asciiTheme="minorHAnsi" w:hAnsiTheme="minorHAnsi" w:cstheme="minorHAnsi"/>
            <w:sz w:val="28"/>
            <w:szCs w:val="28"/>
            <w:lang w:val="fr-FR"/>
            <w:rPrChange w:id="1182" w:author="Gregory Koenig" w:date="2019-10-15T22:03:00Z">
              <w:rPr>
                <w:rStyle w:val="Hyperlink"/>
              </w:rPr>
            </w:rPrChange>
          </w:rPr>
          <w:t>boîtes de temps</w:t>
        </w:r>
      </w:ins>
      <w:ins w:id="1183" w:author="Gregory Koenig" w:date="2019-10-15T22:02:00Z">
        <w:r w:rsidRPr="006F2E83">
          <w:rPr>
            <w:rFonts w:asciiTheme="minorHAnsi" w:hAnsiTheme="minorHAnsi" w:cstheme="minorHAnsi"/>
            <w:sz w:val="28"/>
            <w:szCs w:val="28"/>
            <w:lang w:val="fr-FR"/>
            <w:rPrChange w:id="1184" w:author="Gregory Koenig" w:date="2019-10-15T22:03:00Z">
              <w:rPr/>
            </w:rPrChange>
          </w:rPr>
          <w:t>, nommées « </w:t>
        </w:r>
        <w:r w:rsidRPr="006F2E83">
          <w:rPr>
            <w:rFonts w:asciiTheme="minorHAnsi" w:hAnsiTheme="minorHAnsi" w:cstheme="minorHAnsi"/>
            <w:sz w:val="28"/>
            <w:szCs w:val="28"/>
            <w:lang w:val="fr-FR"/>
            <w:rPrChange w:id="1185" w:author="Gregory Koenig" w:date="2019-10-15T22:03:00Z">
              <w:rPr>
                <w:i/>
                <w:iCs/>
              </w:rPr>
            </w:rPrChange>
          </w:rPr>
          <w:t>sprints</w:t>
        </w:r>
        <w:r w:rsidRPr="006F2E83">
          <w:rPr>
            <w:rFonts w:asciiTheme="minorHAnsi" w:hAnsiTheme="minorHAnsi" w:cstheme="minorHAnsi"/>
            <w:sz w:val="28"/>
            <w:szCs w:val="28"/>
            <w:lang w:val="fr-FR"/>
            <w:rPrChange w:id="1186" w:author="Gregory Koenig" w:date="2019-10-15T22:03:00Z">
              <w:rPr/>
            </w:rPrChange>
          </w:rPr>
          <w:t xml:space="preserve"> ». Les </w:t>
        </w:r>
        <w:r w:rsidRPr="006F2E83">
          <w:rPr>
            <w:rFonts w:asciiTheme="minorHAnsi" w:hAnsiTheme="minorHAnsi" w:cstheme="minorHAnsi"/>
            <w:sz w:val="28"/>
            <w:szCs w:val="28"/>
            <w:lang w:val="fr-FR"/>
            <w:rPrChange w:id="1187" w:author="Gregory Koenig" w:date="2019-10-15T22:03:00Z">
              <w:rPr>
                <w:i/>
                <w:iCs/>
              </w:rPr>
            </w:rPrChange>
          </w:rPr>
          <w:t>sprints</w:t>
        </w:r>
        <w:r w:rsidRPr="006F2E83">
          <w:rPr>
            <w:rFonts w:asciiTheme="minorHAnsi" w:hAnsiTheme="minorHAnsi" w:cstheme="minorHAnsi"/>
            <w:sz w:val="28"/>
            <w:szCs w:val="28"/>
            <w:lang w:val="fr-FR"/>
            <w:rPrChange w:id="1188" w:author="Gregory Koenig" w:date="2019-10-15T22:03:00Z">
              <w:rPr/>
            </w:rPrChange>
          </w:rPr>
          <w:t xml:space="preserve"> peuvent durer entre quelques heures et un mois (avec un sprint médian à deux semaines). Chaque </w:t>
        </w:r>
        <w:r w:rsidRPr="006F2E83">
          <w:rPr>
            <w:rFonts w:asciiTheme="minorHAnsi" w:hAnsiTheme="minorHAnsi" w:cstheme="minorHAnsi"/>
            <w:sz w:val="28"/>
            <w:szCs w:val="28"/>
            <w:lang w:val="fr-FR"/>
            <w:rPrChange w:id="1189" w:author="Gregory Koenig" w:date="2019-10-15T22:03:00Z">
              <w:rPr>
                <w:i/>
                <w:iCs/>
              </w:rPr>
            </w:rPrChange>
          </w:rPr>
          <w:t>sprint</w:t>
        </w:r>
        <w:r w:rsidRPr="006F2E83">
          <w:rPr>
            <w:rFonts w:asciiTheme="minorHAnsi" w:hAnsiTheme="minorHAnsi" w:cstheme="minorHAnsi"/>
            <w:sz w:val="28"/>
            <w:szCs w:val="28"/>
            <w:lang w:val="fr-FR"/>
            <w:rPrChange w:id="1190" w:author="Gregory Koenig" w:date="2019-10-15T22:03:00Z">
              <w:rPr/>
            </w:rPrChange>
          </w:rPr>
          <w:t xml:space="preserve"> commence par une estimation suivie d'une planification opérationnelle. Le </w:t>
        </w:r>
        <w:r w:rsidRPr="006F2E83">
          <w:rPr>
            <w:rFonts w:asciiTheme="minorHAnsi" w:hAnsiTheme="minorHAnsi" w:cstheme="minorHAnsi"/>
            <w:sz w:val="28"/>
            <w:szCs w:val="28"/>
            <w:lang w:val="fr-FR"/>
            <w:rPrChange w:id="1191" w:author="Gregory Koenig" w:date="2019-10-15T22:03:00Z">
              <w:rPr>
                <w:i/>
                <w:iCs/>
              </w:rPr>
            </w:rPrChange>
          </w:rPr>
          <w:t>sprint</w:t>
        </w:r>
        <w:r w:rsidRPr="006F2E83">
          <w:rPr>
            <w:rFonts w:asciiTheme="minorHAnsi" w:hAnsiTheme="minorHAnsi" w:cstheme="minorHAnsi"/>
            <w:sz w:val="28"/>
            <w:szCs w:val="28"/>
            <w:lang w:val="fr-FR"/>
            <w:rPrChange w:id="1192" w:author="Gregory Koenig" w:date="2019-10-15T22:03:00Z">
              <w:rPr/>
            </w:rPrChange>
          </w:rPr>
          <w:t xml:space="preserve"> se termine par une démonstration de ce qui a été achevé. Avant de démarrer un nouveau </w:t>
        </w:r>
        <w:r w:rsidRPr="006F2E83">
          <w:rPr>
            <w:rFonts w:asciiTheme="minorHAnsi" w:hAnsiTheme="minorHAnsi" w:cstheme="minorHAnsi"/>
            <w:sz w:val="28"/>
            <w:szCs w:val="28"/>
            <w:lang w:val="fr-FR"/>
            <w:rPrChange w:id="1193" w:author="Gregory Koenig" w:date="2019-10-15T22:03:00Z">
              <w:rPr>
                <w:i/>
                <w:iCs/>
              </w:rPr>
            </w:rPrChange>
          </w:rPr>
          <w:t>sprint</w:t>
        </w:r>
        <w:r w:rsidRPr="006F2E83">
          <w:rPr>
            <w:rFonts w:asciiTheme="minorHAnsi" w:hAnsiTheme="minorHAnsi" w:cstheme="minorHAnsi"/>
            <w:sz w:val="28"/>
            <w:szCs w:val="28"/>
            <w:lang w:val="fr-FR"/>
            <w:rPrChange w:id="1194" w:author="Gregory Koenig" w:date="2019-10-15T22:03:00Z">
              <w:rPr/>
            </w:rPrChange>
          </w:rPr>
          <w:t>, une rétrospective</w:t>
        </w:r>
      </w:ins>
      <w:ins w:id="1195" w:author="Gregory Koenig" w:date="2019-10-15T22:04:00Z">
        <w:r w:rsidR="00343C1A">
          <w:rPr>
            <w:rFonts w:asciiTheme="minorHAnsi" w:hAnsiTheme="minorHAnsi" w:cstheme="minorHAnsi"/>
            <w:sz w:val="28"/>
            <w:szCs w:val="28"/>
            <w:lang w:val="fr-FR"/>
          </w:rPr>
          <w:t xml:space="preserve"> </w:t>
        </w:r>
      </w:ins>
      <w:ins w:id="1196" w:author="Gregory Koenig" w:date="2019-10-15T22:05:00Z">
        <w:r w:rsidR="00343C1A">
          <w:rPr>
            <w:rFonts w:asciiTheme="minorHAnsi" w:hAnsiTheme="minorHAnsi" w:cstheme="minorHAnsi"/>
            <w:sz w:val="28"/>
            <w:szCs w:val="28"/>
            <w:lang w:val="fr-FR"/>
          </w:rPr>
          <w:t>est réalisée</w:t>
        </w:r>
      </w:ins>
      <w:ins w:id="1197" w:author="Gregory Koenig" w:date="2019-10-15T22:02:00Z">
        <w:r w:rsidRPr="006F2E83">
          <w:rPr>
            <w:rFonts w:asciiTheme="minorHAnsi" w:hAnsiTheme="minorHAnsi" w:cstheme="minorHAnsi"/>
            <w:sz w:val="28"/>
            <w:szCs w:val="28"/>
            <w:lang w:val="fr-FR"/>
            <w:rPrChange w:id="1198" w:author="Gregory Koenig" w:date="2019-10-15T22:03:00Z">
              <w:rPr/>
            </w:rPrChange>
          </w:rPr>
          <w:t xml:space="preserve">. Cette technique analyse le déroulement du </w:t>
        </w:r>
        <w:r w:rsidRPr="006F2E83">
          <w:rPr>
            <w:rFonts w:asciiTheme="minorHAnsi" w:hAnsiTheme="minorHAnsi" w:cstheme="minorHAnsi"/>
            <w:sz w:val="28"/>
            <w:szCs w:val="28"/>
            <w:lang w:val="fr-FR"/>
            <w:rPrChange w:id="1199" w:author="Gregory Koenig" w:date="2019-10-15T22:03:00Z">
              <w:rPr>
                <w:i/>
                <w:iCs/>
              </w:rPr>
            </w:rPrChange>
          </w:rPr>
          <w:t>sprint</w:t>
        </w:r>
        <w:r w:rsidRPr="006F2E83">
          <w:rPr>
            <w:rFonts w:asciiTheme="minorHAnsi" w:hAnsiTheme="minorHAnsi" w:cstheme="minorHAnsi"/>
            <w:sz w:val="28"/>
            <w:szCs w:val="28"/>
            <w:lang w:val="fr-FR"/>
            <w:rPrChange w:id="1200" w:author="Gregory Koenig" w:date="2019-10-15T22:03:00Z">
              <w:rPr/>
            </w:rPrChange>
          </w:rPr>
          <w:t xml:space="preserve"> achevé, afin d'améliorer ses pratiques</w:t>
        </w:r>
      </w:ins>
      <w:ins w:id="1201" w:author="Gregory Koenig" w:date="2019-10-15T22:15:00Z">
        <w:r w:rsidR="00001785">
          <w:rPr>
            <w:rFonts w:asciiTheme="minorHAnsi" w:hAnsiTheme="minorHAnsi" w:cstheme="minorHAnsi"/>
            <w:sz w:val="28"/>
            <w:szCs w:val="28"/>
            <w:lang w:val="fr-FR"/>
          </w:rPr>
          <w:t xml:space="preserve"> (cf. figure 4)</w:t>
        </w:r>
      </w:ins>
      <w:ins w:id="1202" w:author="Gregory Koenig" w:date="2019-10-15T22:02:00Z">
        <w:r w:rsidRPr="006F2E83">
          <w:rPr>
            <w:rFonts w:asciiTheme="minorHAnsi" w:hAnsiTheme="minorHAnsi" w:cstheme="minorHAnsi"/>
            <w:sz w:val="28"/>
            <w:szCs w:val="28"/>
            <w:lang w:val="fr-FR"/>
            <w:rPrChange w:id="1203" w:author="Gregory Koenig" w:date="2019-10-15T22:03:00Z">
              <w:rPr/>
            </w:rPrChange>
          </w:rPr>
          <w:t>.</w:t>
        </w:r>
      </w:ins>
    </w:p>
    <w:p w14:paraId="4DF34AED" w14:textId="552D9950" w:rsidR="00C1669A" w:rsidRDefault="00C1669A" w:rsidP="00EF6B43">
      <w:pPr>
        <w:pStyle w:val="NormalWeb"/>
        <w:jc w:val="both"/>
        <w:rPr>
          <w:ins w:id="1204" w:author="Gregory Koenig" w:date="2019-10-16T02:24:00Z"/>
          <w:rFonts w:asciiTheme="minorHAnsi" w:hAnsiTheme="minorHAnsi" w:cstheme="minorHAnsi"/>
          <w:sz w:val="28"/>
          <w:szCs w:val="28"/>
          <w:lang w:val="fr-FR"/>
        </w:rPr>
      </w:pPr>
      <w:ins w:id="1205" w:author="Gregory Koenig" w:date="2019-10-15T22:31:00Z">
        <w:r>
          <w:rPr>
            <w:rFonts w:asciiTheme="minorHAnsi" w:hAnsiTheme="minorHAnsi" w:cstheme="minorHAnsi"/>
            <w:sz w:val="28"/>
            <w:szCs w:val="28"/>
            <w:lang w:val="fr-FR"/>
          </w:rPr>
          <w:t xml:space="preserve">Ainsi, </w:t>
        </w:r>
      </w:ins>
      <w:ins w:id="1206" w:author="Gregory Koenig" w:date="2019-10-15T22:32:00Z">
        <w:r>
          <w:rPr>
            <w:rFonts w:asciiTheme="minorHAnsi" w:hAnsiTheme="minorHAnsi" w:cstheme="minorHAnsi"/>
            <w:sz w:val="28"/>
            <w:szCs w:val="28"/>
            <w:lang w:val="fr-FR"/>
          </w:rPr>
          <w:t xml:space="preserve">notre </w:t>
        </w:r>
        <w:proofErr w:type="spellStart"/>
        <w:r>
          <w:rPr>
            <w:rFonts w:asciiTheme="minorHAnsi" w:hAnsiTheme="minorHAnsi" w:cstheme="minorHAnsi"/>
            <w:sz w:val="28"/>
            <w:szCs w:val="28"/>
            <w:lang w:val="fr-FR"/>
          </w:rPr>
          <w:t>product</w:t>
        </w:r>
        <w:proofErr w:type="spellEnd"/>
        <w:r>
          <w:rPr>
            <w:rFonts w:asciiTheme="minorHAnsi" w:hAnsiTheme="minorHAnsi" w:cstheme="minorHAnsi"/>
            <w:sz w:val="28"/>
            <w:szCs w:val="28"/>
            <w:lang w:val="fr-FR"/>
          </w:rPr>
          <w:t xml:space="preserve"> </w:t>
        </w:r>
        <w:proofErr w:type="spellStart"/>
        <w:r>
          <w:rPr>
            <w:rFonts w:asciiTheme="minorHAnsi" w:hAnsiTheme="minorHAnsi" w:cstheme="minorHAnsi"/>
            <w:sz w:val="28"/>
            <w:szCs w:val="28"/>
            <w:lang w:val="fr-FR"/>
          </w:rPr>
          <w:t>owner</w:t>
        </w:r>
        <w:proofErr w:type="spellEnd"/>
        <w:r>
          <w:rPr>
            <w:rFonts w:asciiTheme="minorHAnsi" w:hAnsiTheme="minorHAnsi" w:cstheme="minorHAnsi"/>
            <w:sz w:val="28"/>
            <w:szCs w:val="28"/>
            <w:lang w:val="fr-FR"/>
          </w:rPr>
          <w:t xml:space="preserve"> et notre chef de projet ont découpé le projet sous forme de </w:t>
        </w:r>
      </w:ins>
      <w:ins w:id="1207" w:author="Gregory Koenig" w:date="2019-10-15T22:33:00Z">
        <w:r>
          <w:rPr>
            <w:rFonts w:asciiTheme="minorHAnsi" w:hAnsiTheme="minorHAnsi" w:cstheme="minorHAnsi"/>
            <w:sz w:val="28"/>
            <w:szCs w:val="28"/>
            <w:lang w:val="fr-FR"/>
          </w:rPr>
          <w:t>« </w:t>
        </w:r>
      </w:ins>
      <w:ins w:id="1208" w:author="Gregory Koenig" w:date="2019-10-15T22:32:00Z">
        <w:r>
          <w:rPr>
            <w:rFonts w:asciiTheme="minorHAnsi" w:hAnsiTheme="minorHAnsi" w:cstheme="minorHAnsi"/>
            <w:sz w:val="28"/>
            <w:szCs w:val="28"/>
            <w:lang w:val="fr-FR"/>
          </w:rPr>
          <w:t>user stories</w:t>
        </w:r>
      </w:ins>
      <w:ins w:id="1209" w:author="Gregory Koenig" w:date="2019-10-15T22:33:00Z">
        <w:r>
          <w:rPr>
            <w:rFonts w:asciiTheme="minorHAnsi" w:hAnsiTheme="minorHAnsi" w:cstheme="minorHAnsi"/>
            <w:sz w:val="28"/>
            <w:szCs w:val="28"/>
            <w:lang w:val="fr-FR"/>
          </w:rPr>
          <w:t xml:space="preserve"> » ou récits utilisateurs. </w:t>
        </w:r>
      </w:ins>
      <w:ins w:id="1210" w:author="Gregory Koenig" w:date="2019-10-15T22:34:00Z">
        <w:r>
          <w:rPr>
            <w:rFonts w:asciiTheme="minorHAnsi" w:hAnsiTheme="minorHAnsi" w:cstheme="minorHAnsi"/>
            <w:sz w:val="28"/>
            <w:szCs w:val="28"/>
            <w:lang w:val="fr-FR"/>
          </w:rPr>
          <w:t>Il s’agit d’</w:t>
        </w:r>
      </w:ins>
      <w:ins w:id="1211" w:author="Gregory Koenig" w:date="2019-10-15T22:33:00Z">
        <w:r w:rsidRPr="00C1669A">
          <w:rPr>
            <w:rFonts w:asciiTheme="minorHAnsi" w:hAnsiTheme="minorHAnsi" w:cstheme="minorHAnsi"/>
            <w:sz w:val="28"/>
            <w:szCs w:val="28"/>
            <w:lang w:val="fr-FR"/>
            <w:rPrChange w:id="1212" w:author="Gregory Koenig" w:date="2019-10-15T22:34:00Z">
              <w:rPr/>
            </w:rPrChange>
          </w:rPr>
          <w:t>une description simple d’un besoin ou d’une attente exprimée par un utilisateur</w:t>
        </w:r>
        <w:r w:rsidRPr="00C1669A">
          <w:rPr>
            <w:rFonts w:asciiTheme="minorHAnsi" w:hAnsiTheme="minorHAnsi" w:cstheme="minorHAnsi"/>
            <w:sz w:val="28"/>
            <w:szCs w:val="28"/>
            <w:lang w:val="fr-FR"/>
            <w:rPrChange w:id="1213" w:author="Gregory Koenig" w:date="2019-10-15T22:34:00Z">
              <w:rPr>
                <w:lang w:val="fr-FR"/>
              </w:rPr>
            </w:rPrChange>
          </w:rPr>
          <w:t>.</w:t>
        </w:r>
      </w:ins>
      <w:ins w:id="1214" w:author="Gregory Koenig" w:date="2019-10-15T22:34:00Z">
        <w:r>
          <w:rPr>
            <w:rFonts w:asciiTheme="minorHAnsi" w:hAnsiTheme="minorHAnsi" w:cstheme="minorHAnsi"/>
            <w:sz w:val="28"/>
            <w:szCs w:val="28"/>
            <w:lang w:val="fr-FR"/>
          </w:rPr>
          <w:t xml:space="preserve"> Ces </w:t>
        </w:r>
        <w:proofErr w:type="spellStart"/>
        <w:r>
          <w:rPr>
            <w:rFonts w:asciiTheme="minorHAnsi" w:hAnsiTheme="minorHAnsi" w:cstheme="minorHAnsi"/>
            <w:sz w:val="28"/>
            <w:szCs w:val="28"/>
            <w:lang w:val="fr-FR"/>
          </w:rPr>
          <w:t>users</w:t>
        </w:r>
        <w:proofErr w:type="spellEnd"/>
        <w:r>
          <w:rPr>
            <w:rFonts w:asciiTheme="minorHAnsi" w:hAnsiTheme="minorHAnsi" w:cstheme="minorHAnsi"/>
            <w:sz w:val="28"/>
            <w:szCs w:val="28"/>
            <w:lang w:val="fr-FR"/>
          </w:rPr>
          <w:t xml:space="preserve"> stories ont ensuite été réparties lors des différents planning</w:t>
        </w:r>
      </w:ins>
      <w:ins w:id="1215" w:author="Gregory Koenig" w:date="2019-10-15T22:58:00Z">
        <w:r w:rsidR="006C2E24">
          <w:rPr>
            <w:rFonts w:asciiTheme="minorHAnsi" w:hAnsiTheme="minorHAnsi" w:cstheme="minorHAnsi"/>
            <w:sz w:val="28"/>
            <w:szCs w:val="28"/>
            <w:lang w:val="fr-FR"/>
          </w:rPr>
          <w:t>s</w:t>
        </w:r>
      </w:ins>
      <w:ins w:id="1216" w:author="Gregory Koenig" w:date="2019-10-15T22:34:00Z">
        <w:r>
          <w:rPr>
            <w:rFonts w:asciiTheme="minorHAnsi" w:hAnsiTheme="minorHAnsi" w:cstheme="minorHAnsi"/>
            <w:sz w:val="28"/>
            <w:szCs w:val="28"/>
            <w:lang w:val="fr-FR"/>
          </w:rPr>
          <w:t xml:space="preserve"> de sprints</w:t>
        </w:r>
      </w:ins>
      <w:ins w:id="1217" w:author="Gregory Koenig" w:date="2019-10-15T23:01:00Z">
        <w:r w:rsidR="006C2E24">
          <w:rPr>
            <w:rFonts w:asciiTheme="minorHAnsi" w:hAnsiTheme="minorHAnsi" w:cstheme="minorHAnsi"/>
            <w:sz w:val="28"/>
            <w:szCs w:val="28"/>
            <w:lang w:val="fr-FR"/>
          </w:rPr>
          <w:t xml:space="preserve"> (cf. annexe 3).</w:t>
        </w:r>
      </w:ins>
    </w:p>
    <w:p w14:paraId="0D6EC123" w14:textId="6CF41256" w:rsidR="00FB08D4" w:rsidRDefault="00FB08D4" w:rsidP="00EF6B43">
      <w:pPr>
        <w:pStyle w:val="NormalWeb"/>
        <w:jc w:val="both"/>
        <w:rPr>
          <w:ins w:id="1218" w:author="Gregory Koenig" w:date="2019-10-15T22:58:00Z"/>
          <w:rFonts w:asciiTheme="minorHAnsi" w:hAnsiTheme="minorHAnsi" w:cstheme="minorHAnsi"/>
          <w:sz w:val="28"/>
          <w:szCs w:val="28"/>
          <w:lang w:val="fr-FR"/>
        </w:rPr>
        <w:pPrChange w:id="1219" w:author="Gregory Koenig" w:date="2019-10-16T01:02:00Z">
          <w:pPr>
            <w:pStyle w:val="NormalWeb"/>
          </w:pPr>
        </w:pPrChange>
      </w:pPr>
      <w:ins w:id="1220" w:author="Gregory Koenig" w:date="2019-10-16T02:24:00Z">
        <w:r>
          <w:rPr>
            <w:rFonts w:asciiTheme="minorHAnsi" w:hAnsiTheme="minorHAnsi" w:cstheme="minorHAnsi"/>
            <w:sz w:val="28"/>
            <w:szCs w:val="28"/>
            <w:lang w:val="fr-FR"/>
          </w:rPr>
          <w:t>Quotidiennement, nous rendions compte durant une réunion de quinze minutes des tâches réalisées la veille à notre chef de projet ainsi que celles à effectuer le jour même.</w:t>
        </w:r>
      </w:ins>
    </w:p>
    <w:p w14:paraId="1D3E2054" w14:textId="7A7EF659" w:rsidR="00FB08D4" w:rsidRDefault="00FB08D4" w:rsidP="00FB08D4">
      <w:pPr>
        <w:pStyle w:val="NormalWeb"/>
        <w:tabs>
          <w:tab w:val="left" w:pos="4057"/>
        </w:tabs>
        <w:jc w:val="both"/>
        <w:rPr>
          <w:ins w:id="1221" w:author="Gregory Koenig" w:date="2019-10-16T02:24:00Z"/>
          <w:rFonts w:asciiTheme="minorHAnsi" w:hAnsiTheme="minorHAnsi" w:cstheme="minorHAnsi"/>
          <w:sz w:val="28"/>
          <w:szCs w:val="28"/>
          <w:lang w:val="fr-FR"/>
        </w:rPr>
      </w:pPr>
      <w:ins w:id="1222" w:author="Gregory Koenig" w:date="2019-10-15T22:14:00Z">
        <w:r>
          <w:rPr>
            <w:noProof/>
          </w:rPr>
          <w:lastRenderedPageBreak/>
          <mc:AlternateContent>
            <mc:Choice Requires="wps">
              <w:drawing>
                <wp:anchor distT="0" distB="0" distL="114300" distR="114300" simplePos="0" relativeHeight="251764736" behindDoc="0" locked="0" layoutInCell="1" allowOverlap="1" wp14:anchorId="2E85E6E5" wp14:editId="6C2DD070">
                  <wp:simplePos x="0" y="0"/>
                  <wp:positionH relativeFrom="margin">
                    <wp:posOffset>66923</wp:posOffset>
                  </wp:positionH>
                  <wp:positionV relativeFrom="margin">
                    <wp:posOffset>2496710</wp:posOffset>
                  </wp:positionV>
                  <wp:extent cx="6096000" cy="177800"/>
                  <wp:effectExtent l="0" t="0" r="0" b="0"/>
                  <wp:wrapSquare wrapText="bothSides"/>
                  <wp:docPr id="225" name="Text Box 225"/>
                  <wp:cNvGraphicFramePr/>
                  <a:graphic xmlns:a="http://schemas.openxmlformats.org/drawingml/2006/main">
                    <a:graphicData uri="http://schemas.microsoft.com/office/word/2010/wordprocessingShape">
                      <wps:wsp>
                        <wps:cNvSpPr txBox="1"/>
                        <wps:spPr>
                          <a:xfrm>
                            <a:off x="0" y="0"/>
                            <a:ext cx="6096000" cy="177800"/>
                          </a:xfrm>
                          <a:prstGeom prst="rect">
                            <a:avLst/>
                          </a:prstGeom>
                          <a:solidFill>
                            <a:prstClr val="white"/>
                          </a:solidFill>
                          <a:ln>
                            <a:noFill/>
                          </a:ln>
                        </wps:spPr>
                        <wps:txbx>
                          <w:txbxContent>
                            <w:p w14:paraId="11239C70" w14:textId="5F4CF3F2" w:rsidR="006A20B6" w:rsidRPr="00001785" w:rsidRDefault="006A20B6" w:rsidP="00001785">
                              <w:pPr>
                                <w:pStyle w:val="Caption"/>
                                <w:jc w:val="center"/>
                                <w:rPr>
                                  <w:rFonts w:eastAsia="Times New Roman" w:cstheme="minorHAnsi"/>
                                  <w:noProof/>
                                  <w:sz w:val="28"/>
                                  <w:szCs w:val="28"/>
                                  <w:lang w:val="fr-FR"/>
                                  <w:rPrChange w:id="1223" w:author="Gregory Koenig" w:date="2019-10-15T22:14:00Z">
                                    <w:rPr>
                                      <w:rFonts w:cstheme="minorHAnsi"/>
                                      <w:noProof/>
                                      <w:sz w:val="28"/>
                                      <w:szCs w:val="28"/>
                                      <w:lang w:val="fr-FR"/>
                                    </w:rPr>
                                  </w:rPrChange>
                                </w:rPr>
                                <w:pPrChange w:id="1224" w:author="Gregory Koenig" w:date="2019-10-15T22:14:00Z">
                                  <w:pPr>
                                    <w:pStyle w:val="NormalWeb"/>
                                  </w:pPr>
                                </w:pPrChange>
                              </w:pPr>
                              <w:ins w:id="1225" w:author="Gregory Koenig" w:date="2019-10-15T22:14:00Z">
                                <w:r w:rsidRPr="00001785">
                                  <w:rPr>
                                    <w:lang w:val="fr-FR"/>
                                    <w:rPrChange w:id="1226" w:author="Gregory Koenig" w:date="2019-10-15T22:14:00Z">
                                      <w:rPr/>
                                    </w:rPrChange>
                                  </w:rPr>
                                  <w:t>Figure 4 - Déroulement d'un sprint en méthode agile Scrum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85E6E5" id="Text Box 225" o:spid="_x0000_s1060" type="#_x0000_t202" style="position:absolute;left:0;text-align:left;margin-left:5.25pt;margin-top:196.6pt;width:480pt;height:14pt;z-index:25176473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" stroked="f">
                  <v:textbox inset="0,0,0,0">
                    <w:txbxContent>
                      <w:p w14:paraId="11239C70" w14:textId="5F4CF3F2" w:rsidR="006A20B6" w:rsidRPr="00001785" w:rsidRDefault="006A20B6" w:rsidP="00001785">
                        <w:pPr>
                          <w:pStyle w:val="Caption"/>
                          <w:jc w:val="center"/>
                          <w:rPr>
                            <w:rFonts w:eastAsia="Times New Roman" w:cstheme="minorHAnsi"/>
                            <w:noProof/>
                            <w:sz w:val="28"/>
                            <w:szCs w:val="28"/>
                            <w:lang w:val="fr-FR"/>
                            <w:rPrChange w:id="1227" w:author="Gregory Koenig" w:date="2019-10-15T22:14:00Z">
                              <w:rPr>
                                <w:rFonts w:cstheme="minorHAnsi"/>
                                <w:noProof/>
                                <w:sz w:val="28"/>
                                <w:szCs w:val="28"/>
                                <w:lang w:val="fr-FR"/>
                              </w:rPr>
                            </w:rPrChange>
                          </w:rPr>
                          <w:pPrChange w:id="1228" w:author="Gregory Koenig" w:date="2019-10-15T22:14:00Z">
                            <w:pPr>
                              <w:pStyle w:val="NormalWeb"/>
                            </w:pPr>
                          </w:pPrChange>
                        </w:pPr>
                        <w:ins w:id="1229" w:author="Gregory Koenig" w:date="2019-10-15T22:14:00Z">
                          <w:r w:rsidRPr="00001785">
                            <w:rPr>
                              <w:lang w:val="fr-FR"/>
                              <w:rPrChange w:id="1230" w:author="Gregory Koenig" w:date="2019-10-15T22:14:00Z">
                                <w:rPr/>
                              </w:rPrChange>
                            </w:rPr>
                            <w:t>Figure 4 - Déroulement d'un sprint en méthode agile Scrum</w:t>
                          </w:r>
                        </w:ins>
                      </w:p>
                    </w:txbxContent>
                  </v:textbox>
                  <w10:wrap type="square" anchorx="margin" anchory="margin"/>
                </v:shape>
              </w:pict>
            </mc:Fallback>
          </mc:AlternateContent>
        </w:r>
      </w:ins>
      <w:ins w:id="1231" w:author="Gregory Koenig" w:date="2019-10-16T02:23:00Z">
        <w:r>
          <w:rPr>
            <w:rFonts w:cstheme="minorHAnsi"/>
            <w:b/>
            <w:noProof/>
            <w:szCs w:val="28"/>
            <w:lang w:val="fr-FR"/>
          </w:rPr>
          <w:drawing>
            <wp:anchor distT="0" distB="0" distL="114300" distR="114300" simplePos="0" relativeHeight="251778048" behindDoc="0" locked="0" layoutInCell="1" allowOverlap="1" wp14:anchorId="4780AA75" wp14:editId="6B0FE40A">
              <wp:simplePos x="0" y="0"/>
              <wp:positionH relativeFrom="margin">
                <wp:posOffset>153891</wp:posOffset>
              </wp:positionH>
              <wp:positionV relativeFrom="margin">
                <wp:posOffset>-13307</wp:posOffset>
              </wp:positionV>
              <wp:extent cx="6096000" cy="2266950"/>
              <wp:effectExtent l="0" t="0" r="0" b="0"/>
              <wp:wrapSquare wrapText="bothSides"/>
              <wp:docPr id="245" name="Picture 24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430-640x238.jpeg"/>
                      <pic:cNvPicPr/>
                    </pic:nvPicPr>
                    <pic:blipFill>
                      <a:blip r:embed="rId22">
                        <a:extLst>
                          <a:ext uri="{28A0092B-C50C-407E-A947-70E740481C1C}">
                            <a14:useLocalDpi xmlns:a14="http://schemas.microsoft.com/office/drawing/2010/main" val="0"/>
                          </a:ext>
                        </a:extLst>
                      </a:blip>
                      <a:stretch>
                        <a:fillRect/>
                      </a:stretch>
                    </pic:blipFill>
                    <pic:spPr>
                      <a:xfrm>
                        <a:off x="0" y="0"/>
                        <a:ext cx="6096000" cy="2266950"/>
                      </a:xfrm>
                      <a:prstGeom prst="rect">
                        <a:avLst/>
                      </a:prstGeom>
                    </pic:spPr>
                  </pic:pic>
                </a:graphicData>
              </a:graphic>
            </wp:anchor>
          </w:drawing>
        </w:r>
      </w:ins>
    </w:p>
    <w:p w14:paraId="73BDA087" w14:textId="77777777" w:rsidR="00FB08D4" w:rsidRPr="00FB08D4" w:rsidRDefault="00FB08D4" w:rsidP="00FB08D4">
      <w:pPr>
        <w:pStyle w:val="NormalWeb"/>
        <w:tabs>
          <w:tab w:val="left" w:pos="4057"/>
        </w:tabs>
        <w:jc w:val="both"/>
        <w:rPr>
          <w:ins w:id="1232" w:author="Gregory Koenig" w:date="2019-10-15T02:41:00Z"/>
          <w:rFonts w:asciiTheme="minorHAnsi" w:hAnsiTheme="minorHAnsi" w:cstheme="minorHAnsi"/>
          <w:sz w:val="28"/>
          <w:szCs w:val="28"/>
          <w:lang w:val="fr-FR"/>
          <w:rPrChange w:id="1233" w:author="Gregory Koenig" w:date="2019-10-16T02:21:00Z">
            <w:rPr>
              <w:ins w:id="1234" w:author="Gregory Koenig" w:date="2019-10-15T02:41:00Z"/>
              <w:lang w:val="fr-FR"/>
            </w:rPr>
          </w:rPrChange>
        </w:rPr>
        <w:pPrChange w:id="1235" w:author="Gregory Koenig" w:date="2019-10-16T02:24:00Z">
          <w:pPr>
            <w:pStyle w:val="Heading2"/>
          </w:pPr>
        </w:pPrChange>
      </w:pPr>
    </w:p>
    <w:p w14:paraId="43C0EFF4" w14:textId="714AAAFA" w:rsidR="00EF6B43" w:rsidRDefault="00A13D94" w:rsidP="00EF6B43">
      <w:pPr>
        <w:pStyle w:val="Heading2"/>
        <w:rPr>
          <w:ins w:id="1236" w:author="Gregory Koenig" w:date="2019-10-16T01:02:00Z"/>
          <w:lang w:val="fr-FR"/>
        </w:rPr>
      </w:pPr>
      <w:bookmarkStart w:id="1237" w:name="_Toc22088960"/>
      <w:ins w:id="1238" w:author="Gregory Koenig" w:date="2019-10-15T02:41:00Z">
        <w:r>
          <w:rPr>
            <w:lang w:val="fr-FR"/>
          </w:rPr>
          <w:t>Les outils</w:t>
        </w:r>
      </w:ins>
      <w:bookmarkEnd w:id="1237"/>
    </w:p>
    <w:p w14:paraId="4EFC334D" w14:textId="655DDA9D" w:rsidR="00874AF4" w:rsidRDefault="00874AF4" w:rsidP="00EF6B43">
      <w:pPr>
        <w:pStyle w:val="NormalWeb"/>
        <w:jc w:val="both"/>
        <w:rPr>
          <w:ins w:id="1239" w:author="Gregory Koenig" w:date="2019-10-16T01:41:00Z"/>
          <w:rFonts w:asciiTheme="minorHAnsi" w:hAnsiTheme="minorHAnsi" w:cstheme="minorHAnsi"/>
          <w:sz w:val="28"/>
          <w:szCs w:val="28"/>
          <w:lang w:val="fr-FR"/>
        </w:rPr>
      </w:pPr>
      <w:ins w:id="1240" w:author="Gregory Koenig" w:date="2019-10-16T01:41:00Z">
        <w:r>
          <w:rPr>
            <w:rFonts w:asciiTheme="minorHAnsi" w:hAnsiTheme="minorHAnsi" w:cstheme="minorHAnsi"/>
            <w:sz w:val="28"/>
            <w:szCs w:val="28"/>
            <w:lang w:val="fr-FR"/>
          </w:rPr>
          <w:t>Cf. figure 5.</w:t>
        </w:r>
      </w:ins>
    </w:p>
    <w:p w14:paraId="2CEC252B" w14:textId="3845207D" w:rsidR="00EF6B43" w:rsidRDefault="00EF6B43" w:rsidP="00EF6B43">
      <w:pPr>
        <w:pStyle w:val="NormalWeb"/>
        <w:jc w:val="both"/>
        <w:rPr>
          <w:ins w:id="1241" w:author="Gregory Koenig" w:date="2019-10-16T01:23:00Z"/>
          <w:rFonts w:asciiTheme="minorHAnsi" w:hAnsiTheme="minorHAnsi" w:cstheme="minorHAnsi"/>
          <w:sz w:val="28"/>
          <w:szCs w:val="28"/>
          <w:lang w:val="fr-FR"/>
        </w:rPr>
      </w:pPr>
      <w:ins w:id="1242" w:author="Gregory Koenig" w:date="2019-10-16T01:03:00Z">
        <w:r>
          <w:rPr>
            <w:rFonts w:asciiTheme="minorHAnsi" w:hAnsiTheme="minorHAnsi" w:cstheme="minorHAnsi"/>
            <w:sz w:val="28"/>
            <w:szCs w:val="28"/>
            <w:lang w:val="fr-FR"/>
          </w:rPr>
          <w:t xml:space="preserve">Concernant la méthode agile, nous utilisions Jira qui est </w:t>
        </w:r>
        <w:r w:rsidRPr="00EF6B43">
          <w:rPr>
            <w:rFonts w:asciiTheme="minorHAnsi" w:hAnsiTheme="minorHAnsi" w:cstheme="minorHAnsi"/>
            <w:sz w:val="28"/>
            <w:szCs w:val="28"/>
            <w:lang w:val="fr-FR"/>
            <w:rPrChange w:id="1243" w:author="Gregory Koenig" w:date="2019-10-16T01:03:00Z">
              <w:rPr>
                <w:rStyle w:val="Hyperlink"/>
              </w:rPr>
            </w:rPrChange>
          </w:rPr>
          <w:t>système de suivi de bugs</w:t>
        </w:r>
        <w:r w:rsidRPr="00EF6B43">
          <w:rPr>
            <w:rFonts w:asciiTheme="minorHAnsi" w:hAnsiTheme="minorHAnsi" w:cstheme="minorHAnsi"/>
            <w:sz w:val="28"/>
            <w:szCs w:val="28"/>
            <w:lang w:val="fr-FR"/>
            <w:rPrChange w:id="1244" w:author="Gregory Koenig" w:date="2019-10-16T01:03:00Z">
              <w:rPr/>
            </w:rPrChange>
          </w:rPr>
          <w:t xml:space="preserve">, un système de </w:t>
        </w:r>
      </w:ins>
      <w:ins w:id="1245" w:author="Gregory Koenig" w:date="2019-10-16T01:04:00Z">
        <w:r w:rsidRPr="00EF6B43">
          <w:rPr>
            <w:rFonts w:asciiTheme="minorHAnsi" w:hAnsiTheme="minorHAnsi" w:cstheme="minorHAnsi"/>
            <w:sz w:val="28"/>
            <w:szCs w:val="28"/>
            <w:lang w:val="fr-FR"/>
            <w:rPrChange w:id="1246" w:author="Gregory Koenig" w:date="2019-10-16T01:04:00Z">
              <w:rPr>
                <w:rStyle w:val="Hyperlink"/>
              </w:rPr>
            </w:rPrChange>
          </w:rPr>
          <w:t>gestion des incidents</w:t>
        </w:r>
      </w:ins>
      <w:ins w:id="1247" w:author="Gregory Koenig" w:date="2019-10-16T01:03:00Z">
        <w:r w:rsidRPr="00EF6B43">
          <w:rPr>
            <w:rFonts w:asciiTheme="minorHAnsi" w:hAnsiTheme="minorHAnsi" w:cstheme="minorHAnsi"/>
            <w:sz w:val="28"/>
            <w:szCs w:val="28"/>
            <w:lang w:val="fr-FR"/>
            <w:rPrChange w:id="1248" w:author="Gregory Koenig" w:date="2019-10-16T01:03:00Z">
              <w:rPr/>
            </w:rPrChange>
          </w:rPr>
          <w:t xml:space="preserve">, et un système de </w:t>
        </w:r>
      </w:ins>
      <w:ins w:id="1249" w:author="Gregory Koenig" w:date="2019-10-16T01:04:00Z">
        <w:r w:rsidRPr="00EF6B43">
          <w:rPr>
            <w:rFonts w:asciiTheme="minorHAnsi" w:hAnsiTheme="minorHAnsi" w:cstheme="minorHAnsi"/>
            <w:sz w:val="28"/>
            <w:szCs w:val="28"/>
            <w:lang w:val="fr-FR"/>
            <w:rPrChange w:id="1250" w:author="Gregory Koenig" w:date="2019-10-16T01:04:00Z">
              <w:rPr>
                <w:rStyle w:val="Hyperlink"/>
              </w:rPr>
            </w:rPrChange>
          </w:rPr>
          <w:t>gestion de projets</w:t>
        </w:r>
      </w:ins>
      <w:ins w:id="1251" w:author="Gregory Koenig" w:date="2019-10-16T01:03:00Z">
        <w:r w:rsidRPr="00EF6B43">
          <w:rPr>
            <w:rFonts w:asciiTheme="minorHAnsi" w:hAnsiTheme="minorHAnsi" w:cstheme="minorHAnsi"/>
            <w:sz w:val="28"/>
            <w:szCs w:val="28"/>
            <w:lang w:val="fr-FR"/>
            <w:rPrChange w:id="1252" w:author="Gregory Koenig" w:date="2019-10-16T01:03:00Z">
              <w:rPr/>
            </w:rPrChange>
          </w:rPr>
          <w:t xml:space="preserve"> développé par </w:t>
        </w:r>
      </w:ins>
      <w:proofErr w:type="spellStart"/>
      <w:ins w:id="1253" w:author="Gregory Koenig" w:date="2019-10-16T01:04:00Z">
        <w:r w:rsidRPr="00EF6B43">
          <w:rPr>
            <w:rFonts w:asciiTheme="minorHAnsi" w:hAnsiTheme="minorHAnsi" w:cstheme="minorHAnsi"/>
            <w:sz w:val="28"/>
            <w:szCs w:val="28"/>
            <w:lang w:val="fr-FR"/>
            <w:rPrChange w:id="1254" w:author="Gregory Koenig" w:date="2019-10-16T01:04:00Z">
              <w:rPr>
                <w:rStyle w:val="Hyperlink"/>
              </w:rPr>
            </w:rPrChange>
          </w:rPr>
          <w:t>Atlassian</w:t>
        </w:r>
      </w:ins>
      <w:proofErr w:type="spellEnd"/>
      <w:ins w:id="1255" w:author="Gregory Koenig" w:date="2019-10-16T01:03:00Z">
        <w:r w:rsidRPr="00EF6B43">
          <w:rPr>
            <w:rFonts w:asciiTheme="minorHAnsi" w:hAnsiTheme="minorHAnsi" w:cstheme="minorHAnsi"/>
            <w:sz w:val="28"/>
            <w:szCs w:val="28"/>
            <w:lang w:val="fr-FR"/>
            <w:rPrChange w:id="1256" w:author="Gregory Koenig" w:date="2019-10-16T01:03:00Z">
              <w:rPr/>
            </w:rPrChange>
          </w:rPr>
          <w:t>.</w:t>
        </w:r>
      </w:ins>
      <w:ins w:id="1257" w:author="Gregory Koenig" w:date="2019-10-16T01:04:00Z">
        <w:r>
          <w:rPr>
            <w:rFonts w:asciiTheme="minorHAnsi" w:hAnsiTheme="minorHAnsi" w:cstheme="minorHAnsi"/>
            <w:sz w:val="28"/>
            <w:szCs w:val="28"/>
            <w:lang w:val="fr-FR"/>
          </w:rPr>
          <w:t xml:space="preserve"> Les rétrospective</w:t>
        </w:r>
      </w:ins>
      <w:ins w:id="1258" w:author="Gregory Koenig" w:date="2019-10-16T01:05:00Z">
        <w:r>
          <w:rPr>
            <w:rFonts w:asciiTheme="minorHAnsi" w:hAnsiTheme="minorHAnsi" w:cstheme="minorHAnsi"/>
            <w:sz w:val="28"/>
            <w:szCs w:val="28"/>
            <w:lang w:val="fr-FR"/>
          </w:rPr>
          <w:t xml:space="preserve">s ont </w:t>
        </w:r>
      </w:ins>
      <w:ins w:id="1259" w:author="Gregory Koenig" w:date="2019-10-16T01:22:00Z">
        <w:r w:rsidR="004A07D0">
          <w:rPr>
            <w:rFonts w:asciiTheme="minorHAnsi" w:hAnsiTheme="minorHAnsi" w:cstheme="minorHAnsi"/>
            <w:sz w:val="28"/>
            <w:szCs w:val="28"/>
            <w:lang w:val="fr-FR"/>
          </w:rPr>
          <w:t>e</w:t>
        </w:r>
      </w:ins>
      <w:ins w:id="1260" w:author="Gregory Koenig" w:date="2019-10-16T01:23:00Z">
        <w:r w:rsidR="004A07D0">
          <w:rPr>
            <w:rFonts w:asciiTheme="minorHAnsi" w:hAnsiTheme="minorHAnsi" w:cstheme="minorHAnsi"/>
            <w:sz w:val="28"/>
            <w:szCs w:val="28"/>
            <w:lang w:val="fr-FR"/>
          </w:rPr>
          <w:t xml:space="preserve">ffectué avec </w:t>
        </w:r>
        <w:proofErr w:type="spellStart"/>
        <w:r w:rsidR="004A07D0">
          <w:rPr>
            <w:rFonts w:asciiTheme="minorHAnsi" w:hAnsiTheme="minorHAnsi" w:cstheme="minorHAnsi"/>
            <w:sz w:val="28"/>
            <w:szCs w:val="28"/>
            <w:lang w:val="fr-FR"/>
          </w:rPr>
          <w:t>goReflect</w:t>
        </w:r>
        <w:proofErr w:type="spellEnd"/>
        <w:r w:rsidR="004A07D0">
          <w:rPr>
            <w:rFonts w:asciiTheme="minorHAnsi" w:hAnsiTheme="minorHAnsi" w:cstheme="minorHAnsi"/>
            <w:sz w:val="28"/>
            <w:szCs w:val="28"/>
            <w:lang w:val="fr-FR"/>
          </w:rPr>
          <w:t>. Nous avons ainsi pu faire le point sur les axes d’amélioration.</w:t>
        </w:r>
      </w:ins>
    </w:p>
    <w:p w14:paraId="01676311" w14:textId="093F2FE7" w:rsidR="004A07D0" w:rsidRDefault="004A07D0" w:rsidP="00EF6B43">
      <w:pPr>
        <w:pStyle w:val="NormalWeb"/>
        <w:jc w:val="both"/>
        <w:rPr>
          <w:ins w:id="1261" w:author="Gregory Koenig" w:date="2019-10-16T01:25:00Z"/>
          <w:rFonts w:asciiTheme="minorHAnsi" w:hAnsiTheme="minorHAnsi" w:cstheme="minorHAnsi"/>
          <w:sz w:val="28"/>
          <w:szCs w:val="28"/>
          <w:lang w:val="fr-FR"/>
        </w:rPr>
      </w:pPr>
      <w:ins w:id="1262" w:author="Gregory Koenig" w:date="2019-10-16T01:24:00Z">
        <w:r>
          <w:rPr>
            <w:rFonts w:asciiTheme="minorHAnsi" w:hAnsiTheme="minorHAnsi" w:cstheme="minorHAnsi"/>
            <w:sz w:val="28"/>
            <w:szCs w:val="28"/>
            <w:lang w:val="fr-FR"/>
          </w:rPr>
          <w:t xml:space="preserve">Nous nous réunissions </w:t>
        </w:r>
      </w:ins>
      <w:ins w:id="1263" w:author="Gregory Koenig" w:date="2019-10-16T01:29:00Z">
        <w:r>
          <w:rPr>
            <w:rFonts w:asciiTheme="minorHAnsi" w:hAnsiTheme="minorHAnsi" w:cstheme="minorHAnsi"/>
            <w:sz w:val="28"/>
            <w:szCs w:val="28"/>
            <w:lang w:val="fr-FR"/>
          </w:rPr>
          <w:t>tous les matin</w:t>
        </w:r>
      </w:ins>
      <w:ins w:id="1264" w:author="Gregory Koenig" w:date="2019-10-16T03:34:00Z">
        <w:r w:rsidR="00F51C0C">
          <w:rPr>
            <w:rFonts w:asciiTheme="minorHAnsi" w:hAnsiTheme="minorHAnsi" w:cstheme="minorHAnsi"/>
            <w:sz w:val="28"/>
            <w:szCs w:val="28"/>
            <w:lang w:val="fr-FR"/>
          </w:rPr>
          <w:t>s</w:t>
        </w:r>
      </w:ins>
      <w:ins w:id="1265" w:author="Gregory Koenig" w:date="2019-10-16T01:24:00Z">
        <w:r>
          <w:rPr>
            <w:rFonts w:asciiTheme="minorHAnsi" w:hAnsiTheme="minorHAnsi" w:cstheme="minorHAnsi"/>
            <w:sz w:val="28"/>
            <w:szCs w:val="28"/>
            <w:lang w:val="fr-FR"/>
          </w:rPr>
          <w:t xml:space="preserve"> via </w:t>
        </w:r>
        <w:proofErr w:type="spellStart"/>
        <w:r>
          <w:rPr>
            <w:rFonts w:asciiTheme="minorHAnsi" w:hAnsiTheme="minorHAnsi" w:cstheme="minorHAnsi"/>
            <w:sz w:val="28"/>
            <w:szCs w:val="28"/>
            <w:lang w:val="fr-FR"/>
          </w:rPr>
          <w:t>UberConference</w:t>
        </w:r>
        <w:proofErr w:type="spellEnd"/>
        <w:r>
          <w:rPr>
            <w:rFonts w:asciiTheme="minorHAnsi" w:hAnsiTheme="minorHAnsi" w:cstheme="minorHAnsi"/>
            <w:sz w:val="28"/>
            <w:szCs w:val="28"/>
            <w:lang w:val="fr-FR"/>
          </w:rPr>
          <w:t xml:space="preserve">. Lorsque cela était nécessaire, nous utilisions également </w:t>
        </w:r>
      </w:ins>
      <w:ins w:id="1266" w:author="Gregory Koenig" w:date="2019-10-16T01:25:00Z">
        <w:r>
          <w:rPr>
            <w:rFonts w:asciiTheme="minorHAnsi" w:hAnsiTheme="minorHAnsi" w:cstheme="minorHAnsi"/>
            <w:sz w:val="28"/>
            <w:szCs w:val="28"/>
            <w:lang w:val="fr-FR"/>
          </w:rPr>
          <w:t xml:space="preserve">TeamViewer. Ce logiciel donnait un accès total à </w:t>
        </w:r>
      </w:ins>
      <w:ins w:id="1267" w:author="Gregory Koenig" w:date="2019-10-16T01:26:00Z">
        <w:r>
          <w:rPr>
            <w:rFonts w:asciiTheme="minorHAnsi" w:hAnsiTheme="minorHAnsi" w:cstheme="minorHAnsi"/>
            <w:sz w:val="28"/>
            <w:szCs w:val="28"/>
            <w:lang w:val="fr-FR"/>
          </w:rPr>
          <w:t>notre ordinateur. Cela permettait à notre chef de projet de prendre la main et de résoudre nos difficultés lorsque nous n’y parvenions pas par nous-mêmes.</w:t>
        </w:r>
      </w:ins>
      <w:ins w:id="1268" w:author="Gregory Koenig" w:date="2019-10-16T01:30:00Z">
        <w:r>
          <w:rPr>
            <w:rFonts w:asciiTheme="minorHAnsi" w:hAnsiTheme="minorHAnsi" w:cstheme="minorHAnsi"/>
            <w:sz w:val="28"/>
            <w:szCs w:val="28"/>
            <w:lang w:val="fr-FR"/>
          </w:rPr>
          <w:t xml:space="preserve"> Notre canal de communication préférentiel était Slack, qui fonctionn</w:t>
        </w:r>
      </w:ins>
      <w:ins w:id="1269" w:author="Gregory Koenig" w:date="2019-10-16T03:35:00Z">
        <w:r w:rsidR="00F51C0C">
          <w:rPr>
            <w:rFonts w:asciiTheme="minorHAnsi" w:hAnsiTheme="minorHAnsi" w:cstheme="minorHAnsi"/>
            <w:sz w:val="28"/>
            <w:szCs w:val="28"/>
            <w:lang w:val="fr-FR"/>
          </w:rPr>
          <w:t>e</w:t>
        </w:r>
      </w:ins>
      <w:ins w:id="1270" w:author="Gregory Koenig" w:date="2019-10-16T01:30:00Z">
        <w:r>
          <w:rPr>
            <w:rFonts w:asciiTheme="minorHAnsi" w:hAnsiTheme="minorHAnsi" w:cstheme="minorHAnsi"/>
            <w:sz w:val="28"/>
            <w:szCs w:val="28"/>
            <w:lang w:val="fr-FR"/>
          </w:rPr>
          <w:t xml:space="preserve"> à la manière d’un salon de tchat.</w:t>
        </w:r>
      </w:ins>
    </w:p>
    <w:p w14:paraId="62B7BD80" w14:textId="581D5A34" w:rsidR="004A07D0" w:rsidRDefault="004A07D0" w:rsidP="00EF6B43">
      <w:pPr>
        <w:pStyle w:val="NormalWeb"/>
        <w:jc w:val="both"/>
        <w:rPr>
          <w:ins w:id="1271" w:author="Gregory Koenig" w:date="2019-10-16T01:34:00Z"/>
          <w:rFonts w:asciiTheme="minorHAnsi" w:hAnsiTheme="minorHAnsi" w:cstheme="minorHAnsi"/>
          <w:sz w:val="28"/>
          <w:szCs w:val="28"/>
          <w:lang w:val="fr-FR"/>
        </w:rPr>
      </w:pPr>
      <w:ins w:id="1272" w:author="Gregory Koenig" w:date="2019-10-16T01:25:00Z">
        <w:r>
          <w:rPr>
            <w:rFonts w:asciiTheme="minorHAnsi" w:hAnsiTheme="minorHAnsi" w:cstheme="minorHAnsi"/>
            <w:sz w:val="28"/>
            <w:szCs w:val="28"/>
            <w:lang w:val="fr-FR"/>
          </w:rPr>
          <w:t>L’environnement de travail a été déployé grâce à Docker</w:t>
        </w:r>
      </w:ins>
      <w:ins w:id="1273" w:author="Gregory Koenig" w:date="2019-10-16T03:35:00Z">
        <w:r w:rsidR="00F51C0C">
          <w:rPr>
            <w:rFonts w:asciiTheme="minorHAnsi" w:hAnsiTheme="minorHAnsi" w:cstheme="minorHAnsi"/>
            <w:sz w:val="28"/>
            <w:szCs w:val="28"/>
            <w:lang w:val="fr-FR"/>
          </w:rPr>
          <w:t>,</w:t>
        </w:r>
      </w:ins>
      <w:ins w:id="1274" w:author="Gregory Koenig" w:date="2019-10-16T01:27:00Z">
        <w:r>
          <w:rPr>
            <w:rFonts w:asciiTheme="minorHAnsi" w:hAnsiTheme="minorHAnsi" w:cstheme="minorHAnsi"/>
            <w:sz w:val="28"/>
            <w:szCs w:val="28"/>
            <w:lang w:val="fr-FR"/>
          </w:rPr>
          <w:t xml:space="preserve"> qui est un logiciel libre permettant de lancer facilement des applications dans des conteneurs</w:t>
        </w:r>
      </w:ins>
      <w:ins w:id="1275" w:author="Gregory Koenig" w:date="2019-10-16T01:28:00Z">
        <w:r>
          <w:rPr>
            <w:rFonts w:asciiTheme="minorHAnsi" w:hAnsiTheme="minorHAnsi" w:cstheme="minorHAnsi"/>
            <w:sz w:val="28"/>
            <w:szCs w:val="28"/>
            <w:lang w:val="fr-FR"/>
          </w:rPr>
          <w:t>. En d’autres termes, la mise en place du serveur et de la base de données étaient g</w:t>
        </w:r>
      </w:ins>
      <w:ins w:id="1276" w:author="Gregory Koenig" w:date="2019-10-16T01:29:00Z">
        <w:r>
          <w:rPr>
            <w:rFonts w:asciiTheme="minorHAnsi" w:hAnsiTheme="minorHAnsi" w:cstheme="minorHAnsi"/>
            <w:sz w:val="28"/>
            <w:szCs w:val="28"/>
            <w:lang w:val="fr-FR"/>
          </w:rPr>
          <w:t>randement simplifiés car cela ne nécessitait aucune configuration de notre part.</w:t>
        </w:r>
      </w:ins>
    </w:p>
    <w:p w14:paraId="66C23322" w14:textId="305919A5" w:rsidR="00874AF4" w:rsidRDefault="00874AF4" w:rsidP="00EF6B43">
      <w:pPr>
        <w:pStyle w:val="NormalWeb"/>
        <w:jc w:val="both"/>
        <w:rPr>
          <w:ins w:id="1277" w:author="Gregory Koenig" w:date="2019-10-16T01:38:00Z"/>
          <w:rFonts w:asciiTheme="minorHAnsi" w:hAnsiTheme="minorHAnsi" w:cstheme="minorHAnsi"/>
          <w:sz w:val="28"/>
          <w:szCs w:val="28"/>
          <w:lang w:val="fr-FR"/>
        </w:rPr>
      </w:pPr>
      <w:ins w:id="1278" w:author="Gregory Koenig" w:date="2019-10-16T01:34:00Z">
        <w:r>
          <w:rPr>
            <w:rFonts w:asciiTheme="minorHAnsi" w:hAnsiTheme="minorHAnsi" w:cstheme="minorHAnsi"/>
            <w:sz w:val="28"/>
            <w:szCs w:val="28"/>
            <w:lang w:val="fr-FR"/>
          </w:rPr>
          <w:t>Concernan</w:t>
        </w:r>
      </w:ins>
      <w:ins w:id="1279" w:author="Gregory Koenig" w:date="2019-10-16T01:35:00Z">
        <w:r>
          <w:rPr>
            <w:rFonts w:asciiTheme="minorHAnsi" w:hAnsiTheme="minorHAnsi" w:cstheme="minorHAnsi"/>
            <w:sz w:val="28"/>
            <w:szCs w:val="28"/>
            <w:lang w:val="fr-FR"/>
          </w:rPr>
          <w:t xml:space="preserve">t la programmation à proprement parler, </w:t>
        </w:r>
      </w:ins>
      <w:ins w:id="1280" w:author="Gregory Koenig" w:date="2019-10-16T01:36:00Z">
        <w:r>
          <w:rPr>
            <w:rFonts w:asciiTheme="minorHAnsi" w:hAnsiTheme="minorHAnsi" w:cstheme="minorHAnsi"/>
            <w:sz w:val="28"/>
            <w:szCs w:val="28"/>
            <w:lang w:val="fr-FR"/>
          </w:rPr>
          <w:t xml:space="preserve">l’IDE privilégié était </w:t>
        </w:r>
        <w:proofErr w:type="spellStart"/>
        <w:r>
          <w:rPr>
            <w:rFonts w:asciiTheme="minorHAnsi" w:hAnsiTheme="minorHAnsi" w:cstheme="minorHAnsi"/>
            <w:sz w:val="28"/>
            <w:szCs w:val="28"/>
            <w:lang w:val="fr-FR"/>
          </w:rPr>
          <w:t>PhpStorm</w:t>
        </w:r>
        <w:proofErr w:type="spellEnd"/>
        <w:r>
          <w:rPr>
            <w:rFonts w:asciiTheme="minorHAnsi" w:hAnsiTheme="minorHAnsi" w:cstheme="minorHAnsi"/>
            <w:sz w:val="28"/>
            <w:szCs w:val="28"/>
            <w:lang w:val="fr-FR"/>
          </w:rPr>
          <w:t xml:space="preserve">, édité par la société </w:t>
        </w:r>
        <w:proofErr w:type="spellStart"/>
        <w:r>
          <w:rPr>
            <w:rFonts w:asciiTheme="minorHAnsi" w:hAnsiTheme="minorHAnsi" w:cstheme="minorHAnsi"/>
            <w:sz w:val="28"/>
            <w:szCs w:val="28"/>
            <w:lang w:val="fr-FR"/>
          </w:rPr>
          <w:t>JetBrains</w:t>
        </w:r>
        <w:proofErr w:type="spellEnd"/>
        <w:r>
          <w:rPr>
            <w:rFonts w:asciiTheme="minorHAnsi" w:hAnsiTheme="minorHAnsi" w:cstheme="minorHAnsi"/>
            <w:sz w:val="28"/>
            <w:szCs w:val="28"/>
            <w:lang w:val="fr-FR"/>
          </w:rPr>
          <w:t>.</w:t>
        </w:r>
      </w:ins>
      <w:ins w:id="1281" w:author="Gregory Koenig" w:date="2019-10-16T01:37:00Z">
        <w:r>
          <w:rPr>
            <w:rFonts w:asciiTheme="minorHAnsi" w:hAnsiTheme="minorHAnsi" w:cstheme="minorHAnsi"/>
            <w:sz w:val="28"/>
            <w:szCs w:val="28"/>
            <w:lang w:val="fr-FR"/>
          </w:rPr>
          <w:t xml:space="preserve"> Un IDE est un environnement de développement comprenant pléthore d’outils afin de faciliter le travail du développeur, tels qu’un éditeur de texte, un correcteur de bug</w:t>
        </w:r>
      </w:ins>
      <w:ins w:id="1282" w:author="Gregory Koenig" w:date="2019-10-16T01:38:00Z">
        <w:r>
          <w:rPr>
            <w:rFonts w:asciiTheme="minorHAnsi" w:hAnsiTheme="minorHAnsi" w:cstheme="minorHAnsi"/>
            <w:sz w:val="28"/>
            <w:szCs w:val="28"/>
            <w:lang w:val="fr-FR"/>
          </w:rPr>
          <w:t xml:space="preserve">, </w:t>
        </w:r>
        <w:proofErr w:type="spellStart"/>
        <w:r>
          <w:rPr>
            <w:rFonts w:asciiTheme="minorHAnsi" w:hAnsiTheme="minorHAnsi" w:cstheme="minorHAnsi"/>
            <w:sz w:val="28"/>
            <w:szCs w:val="28"/>
            <w:lang w:val="fr-FR"/>
          </w:rPr>
          <w:t>Xdebug</w:t>
        </w:r>
        <w:proofErr w:type="spellEnd"/>
        <w:r>
          <w:rPr>
            <w:rFonts w:asciiTheme="minorHAnsi" w:hAnsiTheme="minorHAnsi" w:cstheme="minorHAnsi"/>
            <w:sz w:val="28"/>
            <w:szCs w:val="28"/>
            <w:lang w:val="fr-FR"/>
          </w:rPr>
          <w:t>, et d’autres extensions.</w:t>
        </w:r>
      </w:ins>
    </w:p>
    <w:p w14:paraId="065FB8D4" w14:textId="0EE7E0CF" w:rsidR="00874AF4" w:rsidRPr="00874AF4" w:rsidRDefault="00874AF4" w:rsidP="00EF6B43">
      <w:pPr>
        <w:pStyle w:val="NormalWeb"/>
        <w:jc w:val="both"/>
        <w:rPr>
          <w:ins w:id="1283" w:author="Gregory Koenig" w:date="2019-10-16T01:02:00Z"/>
          <w:rFonts w:asciiTheme="minorHAnsi" w:hAnsiTheme="minorHAnsi" w:cstheme="minorHAnsi"/>
          <w:sz w:val="28"/>
          <w:szCs w:val="28"/>
          <w:lang w:val="fr-FR"/>
          <w:rPrChange w:id="1284" w:author="Gregory Koenig" w:date="2019-10-16T01:40:00Z">
            <w:rPr>
              <w:ins w:id="1285" w:author="Gregory Koenig" w:date="2019-10-16T01:02:00Z"/>
              <w:rFonts w:asciiTheme="minorHAnsi" w:hAnsiTheme="minorHAnsi" w:cstheme="minorHAnsi"/>
              <w:sz w:val="28"/>
              <w:szCs w:val="28"/>
              <w:lang w:val="fr-FR"/>
            </w:rPr>
          </w:rPrChange>
        </w:rPr>
      </w:pPr>
      <w:ins w:id="1286" w:author="Gregory Koenig" w:date="2019-10-16T01:39:00Z">
        <w:r>
          <w:rPr>
            <w:rFonts w:asciiTheme="minorHAnsi" w:hAnsiTheme="minorHAnsi" w:cstheme="minorHAnsi"/>
            <w:sz w:val="28"/>
            <w:szCs w:val="28"/>
            <w:lang w:val="fr-FR"/>
          </w:rPr>
          <w:lastRenderedPageBreak/>
          <w:t>Enfin, notre travail était mis en commun sur la</w:t>
        </w:r>
      </w:ins>
      <w:ins w:id="1287" w:author="Gregory Koenig" w:date="2019-10-16T01:40:00Z">
        <w:r>
          <w:rPr>
            <w:rFonts w:asciiTheme="minorHAnsi" w:hAnsiTheme="minorHAnsi" w:cstheme="minorHAnsi"/>
            <w:sz w:val="28"/>
            <w:szCs w:val="28"/>
            <w:lang w:val="fr-FR"/>
          </w:rPr>
          <w:t xml:space="preserve"> </w:t>
        </w:r>
      </w:ins>
      <w:ins w:id="1288" w:author="Gregory Koenig" w:date="2019-10-16T01:39:00Z">
        <w:r>
          <w:rPr>
            <w:rFonts w:asciiTheme="minorHAnsi" w:hAnsiTheme="minorHAnsi" w:cstheme="minorHAnsi"/>
            <w:sz w:val="28"/>
            <w:szCs w:val="28"/>
            <w:lang w:val="fr-FR"/>
          </w:rPr>
          <w:t xml:space="preserve">plateforme GitHub </w:t>
        </w:r>
      </w:ins>
      <w:ins w:id="1289" w:author="Gregory Koenig" w:date="2019-10-16T01:40:00Z">
        <w:r>
          <w:rPr>
            <w:rFonts w:asciiTheme="minorHAnsi" w:hAnsiTheme="minorHAnsi" w:cstheme="minorHAnsi"/>
            <w:sz w:val="28"/>
            <w:szCs w:val="28"/>
            <w:lang w:val="fr-FR"/>
          </w:rPr>
          <w:t xml:space="preserve">qui est </w:t>
        </w:r>
      </w:ins>
      <w:ins w:id="1290" w:author="Gregory Koenig" w:date="2019-10-16T01:39:00Z">
        <w:r w:rsidRPr="00874AF4">
          <w:rPr>
            <w:rFonts w:asciiTheme="minorHAnsi" w:hAnsiTheme="minorHAnsi" w:cstheme="minorHAnsi"/>
            <w:sz w:val="28"/>
            <w:szCs w:val="28"/>
            <w:lang w:val="fr-FR"/>
            <w:rPrChange w:id="1291" w:author="Gregory Koenig" w:date="2019-10-16T01:40:00Z">
              <w:rPr/>
            </w:rPrChange>
          </w:rPr>
          <w:t>un service web d'</w:t>
        </w:r>
      </w:ins>
      <w:ins w:id="1292" w:author="Gregory Koenig" w:date="2019-10-16T01:40:00Z">
        <w:r w:rsidRPr="00874AF4">
          <w:rPr>
            <w:rFonts w:asciiTheme="minorHAnsi" w:hAnsiTheme="minorHAnsi" w:cstheme="minorHAnsi"/>
            <w:sz w:val="28"/>
            <w:szCs w:val="28"/>
            <w:lang w:val="fr-FR"/>
            <w:rPrChange w:id="1293" w:author="Gregory Koenig" w:date="2019-10-16T01:40:00Z">
              <w:rPr>
                <w:rStyle w:val="Hyperlink"/>
              </w:rPr>
            </w:rPrChange>
          </w:rPr>
          <w:t>hébergement</w:t>
        </w:r>
      </w:ins>
      <w:ins w:id="1294" w:author="Gregory Koenig" w:date="2019-10-16T01:39:00Z">
        <w:r w:rsidRPr="00874AF4">
          <w:rPr>
            <w:rFonts w:asciiTheme="minorHAnsi" w:hAnsiTheme="minorHAnsi" w:cstheme="minorHAnsi"/>
            <w:sz w:val="28"/>
            <w:szCs w:val="28"/>
            <w:lang w:val="fr-FR"/>
            <w:rPrChange w:id="1295" w:author="Gregory Koenig" w:date="2019-10-16T01:40:00Z">
              <w:rPr/>
            </w:rPrChange>
          </w:rPr>
          <w:t xml:space="preserve"> et de gestion de développement de logiciels, utilisant le </w:t>
        </w:r>
      </w:ins>
      <w:ins w:id="1296" w:author="Gregory Koenig" w:date="2019-10-16T01:40:00Z">
        <w:r w:rsidRPr="00874AF4">
          <w:rPr>
            <w:rFonts w:asciiTheme="minorHAnsi" w:hAnsiTheme="minorHAnsi" w:cstheme="minorHAnsi"/>
            <w:sz w:val="28"/>
            <w:szCs w:val="28"/>
            <w:lang w:val="fr-FR"/>
            <w:rPrChange w:id="1297" w:author="Gregory Koenig" w:date="2019-10-16T01:40:00Z">
              <w:rPr>
                <w:rStyle w:val="Hyperlink"/>
              </w:rPr>
            </w:rPrChange>
          </w:rPr>
          <w:t>logiciel de gestion de versions</w:t>
        </w:r>
      </w:ins>
      <w:ins w:id="1298" w:author="Gregory Koenig" w:date="2019-10-16T01:39:00Z">
        <w:r w:rsidRPr="00874AF4">
          <w:rPr>
            <w:rFonts w:asciiTheme="minorHAnsi" w:hAnsiTheme="minorHAnsi" w:cstheme="minorHAnsi"/>
            <w:sz w:val="28"/>
            <w:szCs w:val="28"/>
            <w:lang w:val="fr-FR"/>
            <w:rPrChange w:id="1299" w:author="Gregory Koenig" w:date="2019-10-16T01:40:00Z">
              <w:rPr/>
            </w:rPrChange>
          </w:rPr>
          <w:t xml:space="preserve"> </w:t>
        </w:r>
      </w:ins>
      <w:ins w:id="1300" w:author="Gregory Koenig" w:date="2019-10-16T01:40:00Z">
        <w:r w:rsidRPr="00874AF4">
          <w:rPr>
            <w:rFonts w:asciiTheme="minorHAnsi" w:hAnsiTheme="minorHAnsi" w:cstheme="minorHAnsi"/>
            <w:sz w:val="28"/>
            <w:szCs w:val="28"/>
            <w:lang w:val="fr-FR"/>
            <w:rPrChange w:id="1301" w:author="Gregory Koenig" w:date="2019-10-16T01:40:00Z">
              <w:rPr>
                <w:rStyle w:val="Hyperlink"/>
              </w:rPr>
            </w:rPrChange>
          </w:rPr>
          <w:t>Git</w:t>
        </w:r>
      </w:ins>
      <w:ins w:id="1302" w:author="Gregory Koenig" w:date="2019-10-16T01:41:00Z">
        <w:r>
          <w:rPr>
            <w:rFonts w:asciiTheme="minorHAnsi" w:hAnsiTheme="minorHAnsi" w:cstheme="minorHAnsi"/>
            <w:sz w:val="28"/>
            <w:szCs w:val="28"/>
            <w:lang w:val="fr-FR"/>
          </w:rPr>
          <w:t>.</w:t>
        </w:r>
      </w:ins>
    </w:p>
    <w:p w14:paraId="09E020A6" w14:textId="4A5FD1F8" w:rsidR="00F961C6" w:rsidRPr="00F961C6" w:rsidRDefault="00446113" w:rsidP="00FB08D4">
      <w:pPr>
        <w:rPr>
          <w:ins w:id="1303" w:author="Gregory Koenig" w:date="2019-10-16T01:43:00Z"/>
          <w:lang w:val="fr-FR"/>
          <w:rPrChange w:id="1304" w:author="Gregory Koenig" w:date="2019-10-16T01:43:00Z">
            <w:rPr>
              <w:ins w:id="1305" w:author="Gregory Koenig" w:date="2019-10-16T01:43:00Z"/>
              <w:lang w:val="fr-FR"/>
            </w:rPr>
          </w:rPrChange>
        </w:rPr>
        <w:pPrChange w:id="1306" w:author="Gregory Koenig" w:date="2019-10-16T02:26:00Z">
          <w:pPr>
            <w:pStyle w:val="Heading2"/>
          </w:pPr>
        </w:pPrChange>
      </w:pPr>
      <w:ins w:id="1307" w:author="Gregory Koenig" w:date="2019-10-16T01:42:00Z">
        <w:r>
          <w:rPr>
            <w:noProof/>
            <w:lang w:val="fr-FR"/>
          </w:rPr>
          <w:drawing>
            <wp:anchor distT="0" distB="0" distL="114300" distR="114300" simplePos="0" relativeHeight="251766784" behindDoc="0" locked="0" layoutInCell="1" allowOverlap="1" wp14:anchorId="1B87CEF6" wp14:editId="44D0E1E9">
              <wp:simplePos x="0" y="0"/>
              <wp:positionH relativeFrom="column">
                <wp:posOffset>2240059</wp:posOffset>
              </wp:positionH>
              <wp:positionV relativeFrom="paragraph">
                <wp:posOffset>1422206</wp:posOffset>
              </wp:positionV>
              <wp:extent cx="1915795" cy="339725"/>
              <wp:effectExtent l="0" t="0" r="8255" b="3175"/>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rtboard-2-copy-4-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5795" cy="339725"/>
                      </a:xfrm>
                      <a:prstGeom prst="rect">
                        <a:avLst/>
                      </a:prstGeom>
                    </pic:spPr>
                  </pic:pic>
                </a:graphicData>
              </a:graphic>
              <wp14:sizeRelH relativeFrom="margin">
                <wp14:pctWidth>0</wp14:pctWidth>
              </wp14:sizeRelH>
              <wp14:sizeRelV relativeFrom="margin">
                <wp14:pctHeight>0</wp14:pctHeight>
              </wp14:sizeRelV>
            </wp:anchor>
          </w:drawing>
        </w:r>
      </w:ins>
      <w:ins w:id="1308" w:author="Gregory Koenig" w:date="2019-10-16T01:48:00Z">
        <w:r>
          <w:rPr>
            <w:noProof/>
            <w:lang w:val="fr-FR"/>
          </w:rPr>
          <w:drawing>
            <wp:anchor distT="0" distB="0" distL="114300" distR="114300" simplePos="0" relativeHeight="251765760" behindDoc="1" locked="0" layoutInCell="1" allowOverlap="1" wp14:anchorId="708BEC12" wp14:editId="0B686A0C">
              <wp:simplePos x="0" y="0"/>
              <wp:positionH relativeFrom="column">
                <wp:posOffset>4761009</wp:posOffset>
              </wp:positionH>
              <wp:positionV relativeFrom="paragraph">
                <wp:posOffset>1952569</wp:posOffset>
              </wp:positionV>
              <wp:extent cx="1774190" cy="985520"/>
              <wp:effectExtent l="0" t="0" r="0" b="5080"/>
              <wp:wrapSquare wrapText="bothSides"/>
              <wp:docPr id="234" name="Picture 2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teamviewer-logo-vect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74190" cy="985520"/>
                      </a:xfrm>
                      <a:prstGeom prst="rect">
                        <a:avLst/>
                      </a:prstGeom>
                    </pic:spPr>
                  </pic:pic>
                </a:graphicData>
              </a:graphic>
              <wp14:sizeRelH relativeFrom="margin">
                <wp14:pctWidth>0</wp14:pctWidth>
              </wp14:sizeRelH>
              <wp14:sizeRelV relativeFrom="margin">
                <wp14:pctHeight>0</wp14:pctHeight>
              </wp14:sizeRelV>
            </wp:anchor>
          </w:drawing>
        </w:r>
      </w:ins>
      <w:ins w:id="1309" w:author="Gregory Koenig" w:date="2019-10-16T02:02:00Z">
        <w:r>
          <w:rPr>
            <w:noProof/>
            <w:lang w:val="fr-FR"/>
          </w:rPr>
          <w:drawing>
            <wp:anchor distT="0" distB="0" distL="114300" distR="114300" simplePos="0" relativeHeight="251773952" behindDoc="0" locked="0" layoutInCell="1" allowOverlap="1" wp14:anchorId="0EC2BA92" wp14:editId="2B506007">
              <wp:simplePos x="0" y="0"/>
              <wp:positionH relativeFrom="column">
                <wp:posOffset>3307715</wp:posOffset>
              </wp:positionH>
              <wp:positionV relativeFrom="paragraph">
                <wp:posOffset>3561025</wp:posOffset>
              </wp:positionV>
              <wp:extent cx="1176793" cy="1062738"/>
              <wp:effectExtent l="0" t="0" r="4445" b="4445"/>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github_PNG2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76793" cy="1062738"/>
                      </a:xfrm>
                      <a:prstGeom prst="rect">
                        <a:avLst/>
                      </a:prstGeom>
                    </pic:spPr>
                  </pic:pic>
                </a:graphicData>
              </a:graphic>
            </wp:anchor>
          </w:drawing>
        </w:r>
        <w:r>
          <w:rPr>
            <w:noProof/>
            <w:lang w:val="fr-FR"/>
          </w:rPr>
          <w:drawing>
            <wp:anchor distT="0" distB="0" distL="114300" distR="114300" simplePos="0" relativeHeight="251772928" behindDoc="0" locked="0" layoutInCell="1" allowOverlap="1" wp14:anchorId="5B464FFF" wp14:editId="3CF26F5A">
              <wp:simplePos x="0" y="0"/>
              <wp:positionH relativeFrom="column">
                <wp:posOffset>1223258</wp:posOffset>
              </wp:positionH>
              <wp:positionV relativeFrom="paragraph">
                <wp:posOffset>3811436</wp:posOffset>
              </wp:positionV>
              <wp:extent cx="1219200" cy="1219200"/>
              <wp:effectExtent l="0" t="0" r="0" b="0"/>
              <wp:wrapSquare wrapText="bothSides"/>
              <wp:docPr id="241" name="Picture 24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hpstorm-log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Pr>
            <w:noProof/>
            <w:lang w:val="fr-FR"/>
          </w:rPr>
          <w:drawing>
            <wp:anchor distT="0" distB="0" distL="114300" distR="114300" simplePos="0" relativeHeight="251771904" behindDoc="0" locked="0" layoutInCell="1" allowOverlap="1" wp14:anchorId="299ADB99" wp14:editId="68FD3EDA">
              <wp:simplePos x="0" y="0"/>
              <wp:positionH relativeFrom="column">
                <wp:posOffset>380338</wp:posOffset>
              </wp:positionH>
              <wp:positionV relativeFrom="paragraph">
                <wp:posOffset>565150</wp:posOffset>
              </wp:positionV>
              <wp:extent cx="1704327" cy="628153"/>
              <wp:effectExtent l="0" t="0" r="0" b="635"/>
              <wp:wrapSquare wrapText="bothSides"/>
              <wp:docPr id="240" name="Picture 2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goreflect.png"/>
                      <pic:cNvPicPr/>
                    </pic:nvPicPr>
                    <pic:blipFill>
                      <a:blip r:embed="rId27">
                        <a:extLst>
                          <a:ext uri="{28A0092B-C50C-407E-A947-70E740481C1C}">
                            <a14:useLocalDpi xmlns:a14="http://schemas.microsoft.com/office/drawing/2010/main" val="0"/>
                          </a:ext>
                        </a:extLst>
                      </a:blip>
                      <a:stretch>
                        <a:fillRect/>
                      </a:stretch>
                    </pic:blipFill>
                    <pic:spPr>
                      <a:xfrm>
                        <a:off x="0" y="0"/>
                        <a:ext cx="1704327" cy="628153"/>
                      </a:xfrm>
                      <a:prstGeom prst="rect">
                        <a:avLst/>
                      </a:prstGeom>
                    </pic:spPr>
                  </pic:pic>
                </a:graphicData>
              </a:graphic>
            </wp:anchor>
          </w:drawing>
        </w:r>
        <w:r>
          <w:rPr>
            <w:noProof/>
            <w:lang w:val="fr-FR"/>
          </w:rPr>
          <w:drawing>
            <wp:anchor distT="0" distB="0" distL="114300" distR="114300" simplePos="0" relativeHeight="251770880" behindDoc="0" locked="0" layoutInCell="1" allowOverlap="1" wp14:anchorId="63D6C257" wp14:editId="082BBFD8">
              <wp:simplePos x="0" y="0"/>
              <wp:positionH relativeFrom="column">
                <wp:posOffset>385114</wp:posOffset>
              </wp:positionH>
              <wp:positionV relativeFrom="paragraph">
                <wp:posOffset>2283184</wp:posOffset>
              </wp:positionV>
              <wp:extent cx="1831599" cy="771277"/>
              <wp:effectExtent l="0" t="0" r="0" b="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slack-log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1599" cy="771277"/>
                      </a:xfrm>
                      <a:prstGeom prst="rect">
                        <a:avLst/>
                      </a:prstGeom>
                    </pic:spPr>
                  </pic:pic>
                </a:graphicData>
              </a:graphic>
            </wp:anchor>
          </w:drawing>
        </w:r>
      </w:ins>
      <w:ins w:id="1310" w:author="Gregory Koenig" w:date="2019-10-16T02:03:00Z">
        <w:r>
          <w:rPr>
            <w:noProof/>
            <w:lang w:val="fr-FR"/>
          </w:rPr>
          <w:drawing>
            <wp:anchor distT="0" distB="0" distL="114300" distR="114300" simplePos="0" relativeHeight="251774976" behindDoc="0" locked="0" layoutInCell="1" allowOverlap="1" wp14:anchorId="31490544" wp14:editId="0B986C88">
              <wp:simplePos x="0" y="0"/>
              <wp:positionH relativeFrom="column">
                <wp:posOffset>4158200</wp:posOffset>
              </wp:positionH>
              <wp:positionV relativeFrom="paragraph">
                <wp:posOffset>5043170</wp:posOffset>
              </wp:positionV>
              <wp:extent cx="1903541" cy="1057523"/>
              <wp:effectExtent l="0" t="0" r="1905" b="9525"/>
              <wp:wrapSquare wrapText="bothSides"/>
              <wp:docPr id="243" name="Picture 24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docker-vector-log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3541" cy="1057523"/>
                      </a:xfrm>
                      <a:prstGeom prst="rect">
                        <a:avLst/>
                      </a:prstGeom>
                    </pic:spPr>
                  </pic:pic>
                </a:graphicData>
              </a:graphic>
            </wp:anchor>
          </w:drawing>
        </w:r>
      </w:ins>
      <w:ins w:id="1311" w:author="Gregory Koenig" w:date="2019-10-16T02:01:00Z">
        <w:r>
          <w:rPr>
            <w:noProof/>
            <w:lang w:val="fr-FR"/>
          </w:rPr>
          <w:drawing>
            <wp:anchor distT="0" distB="0" distL="114300" distR="114300" simplePos="0" relativeHeight="251769856" behindDoc="0" locked="0" layoutInCell="1" allowOverlap="1" wp14:anchorId="37EC3664" wp14:editId="4CA9897B">
              <wp:simplePos x="0" y="0"/>
              <wp:positionH relativeFrom="column">
                <wp:posOffset>473185</wp:posOffset>
              </wp:positionH>
              <wp:positionV relativeFrom="paragraph">
                <wp:posOffset>5654288</wp:posOffset>
              </wp:positionV>
              <wp:extent cx="2149475" cy="897890"/>
              <wp:effectExtent l="0" t="0" r="3175" b="0"/>
              <wp:wrapSquare wrapText="bothSides"/>
              <wp:docPr id="237" name="Picture 23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512px-Git-logo.svg.png"/>
                      <pic:cNvPicPr/>
                    </pic:nvPicPr>
                    <pic:blipFill>
                      <a:blip r:embed="rId30">
                        <a:extLst>
                          <a:ext uri="{28A0092B-C50C-407E-A947-70E740481C1C}">
                            <a14:useLocalDpi xmlns:a14="http://schemas.microsoft.com/office/drawing/2010/main" val="0"/>
                          </a:ext>
                        </a:extLst>
                      </a:blip>
                      <a:stretch>
                        <a:fillRect/>
                      </a:stretch>
                    </pic:blipFill>
                    <pic:spPr>
                      <a:xfrm>
                        <a:off x="0" y="0"/>
                        <a:ext cx="2149475" cy="897890"/>
                      </a:xfrm>
                      <a:prstGeom prst="rect">
                        <a:avLst/>
                      </a:prstGeom>
                    </pic:spPr>
                  </pic:pic>
                </a:graphicData>
              </a:graphic>
              <wp14:sizeRelH relativeFrom="margin">
                <wp14:pctWidth>0</wp14:pctWidth>
              </wp14:sizeRelH>
              <wp14:sizeRelV relativeFrom="margin">
                <wp14:pctHeight>0</wp14:pctHeight>
              </wp14:sizeRelV>
            </wp:anchor>
          </w:drawing>
        </w:r>
        <w:r w:rsidR="00F65FDD">
          <w:rPr>
            <w:noProof/>
            <w:lang w:val="fr-FR"/>
          </w:rPr>
          <w:drawing>
            <wp:anchor distT="0" distB="0" distL="114300" distR="114300" simplePos="0" relativeHeight="251768832" behindDoc="0" locked="0" layoutInCell="1" allowOverlap="1" wp14:anchorId="2109B0B5" wp14:editId="5BF81FDA">
              <wp:simplePos x="0" y="0"/>
              <wp:positionH relativeFrom="column">
                <wp:posOffset>3164316</wp:posOffset>
              </wp:positionH>
              <wp:positionV relativeFrom="paragraph">
                <wp:posOffset>106956</wp:posOffset>
              </wp:positionV>
              <wp:extent cx="2401294" cy="430425"/>
              <wp:effectExtent l="0" t="0" r="0" b="8255"/>
              <wp:wrapSquare wrapText="bothSides"/>
              <wp:docPr id="236" name="Picture 236"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1294" cy="430425"/>
                      </a:xfrm>
                      <a:prstGeom prst="rect">
                        <a:avLst/>
                      </a:prstGeom>
                    </pic:spPr>
                  </pic:pic>
                </a:graphicData>
              </a:graphic>
            </wp:anchor>
          </w:drawing>
        </w:r>
      </w:ins>
      <w:ins w:id="1312" w:author="Gregory Koenig" w:date="2019-10-16T02:05:00Z">
        <w:r w:rsidR="00F65FDD">
          <w:rPr>
            <w:noProof/>
          </w:rPr>
          <mc:AlternateContent>
            <mc:Choice Requires="wps">
              <w:drawing>
                <wp:anchor distT="0" distB="0" distL="114300" distR="114300" simplePos="0" relativeHeight="251777024" behindDoc="0" locked="0" layoutInCell="1" allowOverlap="1" wp14:anchorId="7E1B041B" wp14:editId="709B4DE3">
                  <wp:simplePos x="0" y="0"/>
                  <wp:positionH relativeFrom="margin">
                    <wp:posOffset>2078355</wp:posOffset>
                  </wp:positionH>
                  <wp:positionV relativeFrom="margin">
                    <wp:posOffset>8067344</wp:posOffset>
                  </wp:positionV>
                  <wp:extent cx="2149475" cy="635"/>
                  <wp:effectExtent l="0" t="0" r="3175" b="0"/>
                  <wp:wrapSquare wrapText="bothSides"/>
                  <wp:docPr id="244" name="Text Box 244"/>
                  <wp:cNvGraphicFramePr/>
                  <a:graphic xmlns:a="http://schemas.openxmlformats.org/drawingml/2006/main">
                    <a:graphicData uri="http://schemas.microsoft.com/office/word/2010/wordprocessingShape">
                      <wps:wsp>
                        <wps:cNvSpPr txBox="1"/>
                        <wps:spPr>
                          <a:xfrm>
                            <a:off x="0" y="0"/>
                            <a:ext cx="2149475" cy="635"/>
                          </a:xfrm>
                          <a:prstGeom prst="rect">
                            <a:avLst/>
                          </a:prstGeom>
                          <a:solidFill>
                            <a:prstClr val="white"/>
                          </a:solidFill>
                          <a:ln>
                            <a:noFill/>
                          </a:ln>
                        </wps:spPr>
                        <wps:txbx>
                          <w:txbxContent>
                            <w:p w14:paraId="2C2C7E70" w14:textId="32BC94E2" w:rsidR="00F65FDD" w:rsidRPr="0056052F" w:rsidRDefault="00F65FDD" w:rsidP="00F65FDD">
                              <w:pPr>
                                <w:pStyle w:val="Caption"/>
                                <w:jc w:val="center"/>
                                <w:rPr>
                                  <w:noProof/>
                                  <w:sz w:val="28"/>
                                  <w:lang w:val="fr-FR"/>
                                </w:rPr>
                                <w:pPrChange w:id="1313" w:author="Gregory Koenig" w:date="2019-10-16T02:05:00Z">
                                  <w:pPr>
                                    <w:spacing w:after="200"/>
                                  </w:pPr>
                                </w:pPrChange>
                              </w:pPr>
                              <w:ins w:id="1314" w:author="Gregory Koenig" w:date="2019-10-16T02:05:00Z">
                                <w:r>
                                  <w:t>Figure 5</w:t>
                                </w:r>
                                <w:r>
                                  <w:t xml:space="preserve"> - </w:t>
                                </w:r>
                                <w:proofErr w:type="spellStart"/>
                                <w:r>
                                  <w:t>Forêt</w:t>
                                </w:r>
                                <w:proofErr w:type="spellEnd"/>
                                <w:r>
                                  <w:t xml:space="preserve"> de logos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B041B" id="Text Box 244" o:spid="_x0000_s1061" type="#_x0000_t202" style="position:absolute;margin-left:163.65pt;margin-top:635.2pt;width:169.25pt;height:.05pt;z-index:25177702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" stroked="f">
                  <v:textbox style="mso-fit-shape-to-text:t" inset="0,0,0,0">
                    <w:txbxContent>
                      <w:p w14:paraId="2C2C7E70" w14:textId="32BC94E2" w:rsidR="00F65FDD" w:rsidRPr="0056052F" w:rsidRDefault="00F65FDD" w:rsidP="00F65FDD">
                        <w:pPr>
                          <w:pStyle w:val="Caption"/>
                          <w:jc w:val="center"/>
                          <w:rPr>
                            <w:noProof/>
                            <w:sz w:val="28"/>
                            <w:lang w:val="fr-FR"/>
                          </w:rPr>
                          <w:pPrChange w:id="1315" w:author="Gregory Koenig" w:date="2019-10-16T02:05:00Z">
                            <w:pPr>
                              <w:spacing w:after="200"/>
                            </w:pPr>
                          </w:pPrChange>
                        </w:pPr>
                        <w:ins w:id="1316" w:author="Gregory Koenig" w:date="2019-10-16T02:05:00Z">
                          <w:r>
                            <w:t>Figure 5</w:t>
                          </w:r>
                          <w:r>
                            <w:t xml:space="preserve"> - </w:t>
                          </w:r>
                          <w:proofErr w:type="spellStart"/>
                          <w:r>
                            <w:t>Forêt</w:t>
                          </w:r>
                          <w:proofErr w:type="spellEnd"/>
                          <w:r>
                            <w:t xml:space="preserve"> de logos</w:t>
                          </w:r>
                        </w:ins>
                      </w:p>
                    </w:txbxContent>
                  </v:textbox>
                  <w10:wrap type="square" anchorx="margin" anchory="margin"/>
                </v:shape>
              </w:pict>
            </mc:Fallback>
          </mc:AlternateContent>
        </w:r>
      </w:ins>
      <w:ins w:id="1317" w:author="Gregory Koenig" w:date="2019-10-16T01:48:00Z">
        <w:r w:rsidR="00F961C6">
          <w:rPr>
            <w:lang w:val="fr-FR"/>
          </w:rPr>
          <w:br w:type="page"/>
        </w:r>
      </w:ins>
    </w:p>
    <w:p w14:paraId="5DC52D17" w14:textId="7495FAE1" w:rsidR="00874AF4" w:rsidRPr="00874AF4" w:rsidRDefault="00A13D94" w:rsidP="00874AF4">
      <w:pPr>
        <w:pStyle w:val="Heading2"/>
        <w:rPr>
          <w:ins w:id="1318" w:author="Gregory Koenig" w:date="2019-10-16T01:02:00Z"/>
          <w:lang w:val="fr-FR"/>
          <w:rPrChange w:id="1319" w:author="Gregory Koenig" w:date="2019-10-16T01:43:00Z">
            <w:rPr>
              <w:ins w:id="1320" w:author="Gregory Koenig" w:date="2019-10-16T01:02:00Z"/>
              <w:lang w:val="fr-FR"/>
            </w:rPr>
          </w:rPrChange>
        </w:rPr>
        <w:pPrChange w:id="1321" w:author="Gregory Koenig" w:date="2019-10-16T01:43:00Z">
          <w:pPr>
            <w:pStyle w:val="Heading2"/>
          </w:pPr>
        </w:pPrChange>
      </w:pPr>
      <w:bookmarkStart w:id="1322" w:name="_Toc22088961"/>
      <w:ins w:id="1323" w:author="Gregory Koenig" w:date="2019-10-15T02:42:00Z">
        <w:r>
          <w:rPr>
            <w:lang w:val="fr-FR"/>
          </w:rPr>
          <w:lastRenderedPageBreak/>
          <w:t>Les modules</w:t>
        </w:r>
      </w:ins>
      <w:bookmarkEnd w:id="1322"/>
    </w:p>
    <w:p w14:paraId="6843D992" w14:textId="20941663" w:rsidR="00EF6B43" w:rsidRDefault="00736B73" w:rsidP="00EF6B43">
      <w:pPr>
        <w:pStyle w:val="NormalWeb"/>
        <w:jc w:val="both"/>
        <w:rPr>
          <w:ins w:id="1324" w:author="Gregory Koenig" w:date="2019-10-16T02:15:00Z"/>
          <w:rFonts w:asciiTheme="minorHAnsi" w:hAnsiTheme="minorHAnsi" w:cstheme="minorHAnsi"/>
          <w:sz w:val="28"/>
          <w:szCs w:val="28"/>
          <w:lang w:val="fr-FR"/>
        </w:rPr>
      </w:pPr>
      <w:ins w:id="1325" w:author="Gregory Koenig" w:date="2019-10-16T02:13:00Z">
        <w:r>
          <w:rPr>
            <w:rFonts w:asciiTheme="minorHAnsi" w:hAnsiTheme="minorHAnsi" w:cstheme="minorHAnsi"/>
            <w:sz w:val="28"/>
            <w:szCs w:val="28"/>
            <w:lang w:val="fr-FR"/>
          </w:rPr>
          <w:t>A</w:t>
        </w:r>
      </w:ins>
      <w:ins w:id="1326" w:author="Gregory Koenig" w:date="2019-10-16T02:14:00Z">
        <w:r>
          <w:rPr>
            <w:rFonts w:asciiTheme="minorHAnsi" w:hAnsiTheme="minorHAnsi" w:cstheme="minorHAnsi"/>
            <w:sz w:val="28"/>
            <w:szCs w:val="28"/>
            <w:lang w:val="fr-FR"/>
          </w:rPr>
          <w:t>près avoir maîtrisé les bases de Drupal, nous nous sommes attelés à des tâches plus complexes, à savoir développer des modules personnalisés pour des besoins spécifiques.</w:t>
        </w:r>
      </w:ins>
    </w:p>
    <w:p w14:paraId="6C2BA94E" w14:textId="0FAEC344" w:rsidR="00736B73" w:rsidRDefault="00736B73" w:rsidP="00EF6B43">
      <w:pPr>
        <w:pStyle w:val="NormalWeb"/>
        <w:jc w:val="both"/>
        <w:rPr>
          <w:ins w:id="1327" w:author="Gregory Koenig" w:date="2019-10-16T03:06:00Z"/>
          <w:rFonts w:asciiTheme="minorHAnsi" w:hAnsiTheme="minorHAnsi" w:cstheme="minorHAnsi"/>
          <w:sz w:val="28"/>
          <w:szCs w:val="28"/>
          <w:lang w:val="fr-FR"/>
        </w:rPr>
      </w:pPr>
      <w:ins w:id="1328" w:author="Gregory Koenig" w:date="2019-10-16T02:15:00Z">
        <w:r>
          <w:rPr>
            <w:rFonts w:asciiTheme="minorHAnsi" w:hAnsiTheme="minorHAnsi" w:cstheme="minorHAnsi"/>
            <w:sz w:val="28"/>
            <w:szCs w:val="28"/>
            <w:lang w:val="fr-FR"/>
          </w:rPr>
          <w:t xml:space="preserve">Par exemple, il était nécessaire de générer automatiquement </w:t>
        </w:r>
      </w:ins>
      <w:ins w:id="1329" w:author="Gregory Koenig" w:date="2019-10-16T03:05:00Z">
        <w:r w:rsidR="002A0B1F">
          <w:rPr>
            <w:rFonts w:asciiTheme="minorHAnsi" w:hAnsiTheme="minorHAnsi" w:cstheme="minorHAnsi"/>
            <w:sz w:val="28"/>
            <w:szCs w:val="28"/>
            <w:lang w:val="fr-FR"/>
          </w:rPr>
          <w:t>un sujet dans le forum</w:t>
        </w:r>
      </w:ins>
      <w:ins w:id="1330" w:author="Gregory Koenig" w:date="2019-10-16T03:06:00Z">
        <w:r w:rsidR="002A0B1F">
          <w:rPr>
            <w:rFonts w:asciiTheme="minorHAnsi" w:hAnsiTheme="minorHAnsi" w:cstheme="minorHAnsi"/>
            <w:sz w:val="28"/>
            <w:szCs w:val="28"/>
            <w:lang w:val="fr-FR"/>
          </w:rPr>
          <w:t xml:space="preserve"> plusieurs semaines à l’avance afin de permettre aux joueurs de s’inscrire en spécifiant les jeux souhaités.</w:t>
        </w:r>
      </w:ins>
    </w:p>
    <w:p w14:paraId="3E85CA77" w14:textId="32E24998" w:rsidR="002A0B1F" w:rsidRDefault="002A0B1F" w:rsidP="00EF6B43">
      <w:pPr>
        <w:pStyle w:val="NormalWeb"/>
        <w:jc w:val="both"/>
        <w:rPr>
          <w:ins w:id="1331" w:author="Gregory Koenig" w:date="2019-10-16T03:10:00Z"/>
          <w:rFonts w:asciiTheme="minorHAnsi" w:hAnsiTheme="minorHAnsi" w:cstheme="minorHAnsi"/>
          <w:sz w:val="28"/>
          <w:szCs w:val="28"/>
          <w:lang w:val="fr-FR"/>
        </w:rPr>
      </w:pPr>
      <w:ins w:id="1332" w:author="Gregory Koenig" w:date="2019-10-16T03:06:00Z">
        <w:r>
          <w:rPr>
            <w:rFonts w:asciiTheme="minorHAnsi" w:hAnsiTheme="minorHAnsi" w:cstheme="minorHAnsi"/>
            <w:sz w:val="28"/>
            <w:szCs w:val="28"/>
            <w:lang w:val="fr-FR"/>
          </w:rPr>
          <w:t>Pour ce faire, nous avons réalisé un UML</w:t>
        </w:r>
      </w:ins>
      <w:ins w:id="1333" w:author="Gregory Koenig" w:date="2019-10-16T03:07:00Z">
        <w:r>
          <w:rPr>
            <w:rFonts w:asciiTheme="minorHAnsi" w:hAnsiTheme="minorHAnsi" w:cstheme="minorHAnsi"/>
            <w:sz w:val="28"/>
            <w:szCs w:val="28"/>
            <w:lang w:val="fr-FR"/>
          </w:rPr>
          <w:t xml:space="preserve"> (</w:t>
        </w:r>
        <w:proofErr w:type="spellStart"/>
        <w:r>
          <w:rPr>
            <w:rFonts w:asciiTheme="minorHAnsi" w:hAnsiTheme="minorHAnsi" w:cstheme="minorHAnsi"/>
            <w:sz w:val="28"/>
            <w:szCs w:val="28"/>
            <w:lang w:val="fr-FR"/>
          </w:rPr>
          <w:t>Unified</w:t>
        </w:r>
        <w:proofErr w:type="spellEnd"/>
        <w:r>
          <w:rPr>
            <w:rFonts w:asciiTheme="minorHAnsi" w:hAnsiTheme="minorHAnsi" w:cstheme="minorHAnsi"/>
            <w:sz w:val="28"/>
            <w:szCs w:val="28"/>
            <w:lang w:val="fr-FR"/>
          </w:rPr>
          <w:t xml:space="preserve"> Modeling </w:t>
        </w:r>
        <w:proofErr w:type="spellStart"/>
        <w:r>
          <w:rPr>
            <w:rFonts w:asciiTheme="minorHAnsi" w:hAnsiTheme="minorHAnsi" w:cstheme="minorHAnsi"/>
            <w:sz w:val="28"/>
            <w:szCs w:val="28"/>
            <w:lang w:val="fr-FR"/>
          </w:rPr>
          <w:t>Language</w:t>
        </w:r>
        <w:proofErr w:type="spellEnd"/>
        <w:r>
          <w:rPr>
            <w:rFonts w:asciiTheme="minorHAnsi" w:hAnsiTheme="minorHAnsi" w:cstheme="minorHAnsi"/>
            <w:sz w:val="28"/>
            <w:szCs w:val="28"/>
            <w:lang w:val="fr-FR"/>
          </w:rPr>
          <w:t>), c’est-à-dire un schéma</w:t>
        </w:r>
      </w:ins>
      <w:ins w:id="1334" w:author="Gregory Koenig" w:date="2019-10-16T03:08:00Z">
        <w:r>
          <w:rPr>
            <w:rFonts w:asciiTheme="minorHAnsi" w:hAnsiTheme="minorHAnsi" w:cstheme="minorHAnsi"/>
            <w:sz w:val="28"/>
            <w:szCs w:val="28"/>
            <w:lang w:val="fr-FR"/>
          </w:rPr>
          <w:t xml:space="preserve"> pour visualiser la conception du système (cf. </w:t>
        </w:r>
      </w:ins>
      <w:ins w:id="1335" w:author="Gregory Koenig" w:date="2019-10-16T03:09:00Z">
        <w:r>
          <w:rPr>
            <w:rFonts w:asciiTheme="minorHAnsi" w:hAnsiTheme="minorHAnsi" w:cstheme="minorHAnsi"/>
            <w:sz w:val="28"/>
            <w:szCs w:val="28"/>
            <w:lang w:val="fr-FR"/>
          </w:rPr>
          <w:t>figure</w:t>
        </w:r>
      </w:ins>
      <w:ins w:id="1336" w:author="Gregory Koenig" w:date="2019-10-16T03:08:00Z">
        <w:r>
          <w:rPr>
            <w:rFonts w:asciiTheme="minorHAnsi" w:hAnsiTheme="minorHAnsi" w:cstheme="minorHAnsi"/>
            <w:sz w:val="28"/>
            <w:szCs w:val="28"/>
            <w:lang w:val="fr-FR"/>
          </w:rPr>
          <w:t xml:space="preserve"> </w:t>
        </w:r>
      </w:ins>
      <w:ins w:id="1337" w:author="Gregory Koenig" w:date="2019-10-16T03:09:00Z">
        <w:r>
          <w:rPr>
            <w:rFonts w:asciiTheme="minorHAnsi" w:hAnsiTheme="minorHAnsi" w:cstheme="minorHAnsi"/>
            <w:sz w:val="28"/>
            <w:szCs w:val="28"/>
            <w:lang w:val="fr-FR"/>
          </w:rPr>
          <w:t>6</w:t>
        </w:r>
      </w:ins>
      <w:ins w:id="1338" w:author="Gregory Koenig" w:date="2019-10-16T03:08:00Z">
        <w:r>
          <w:rPr>
            <w:rFonts w:asciiTheme="minorHAnsi" w:hAnsiTheme="minorHAnsi" w:cstheme="minorHAnsi"/>
            <w:sz w:val="28"/>
            <w:szCs w:val="28"/>
            <w:lang w:val="fr-FR"/>
          </w:rPr>
          <w:t>).</w:t>
        </w:r>
      </w:ins>
    </w:p>
    <w:p w14:paraId="2E2E0FBB" w14:textId="5FB42EB5" w:rsidR="002A0B1F" w:rsidRDefault="002A0B1F" w:rsidP="00EF6B43">
      <w:pPr>
        <w:pStyle w:val="NormalWeb"/>
        <w:jc w:val="both"/>
        <w:rPr>
          <w:ins w:id="1339" w:author="Gregory Koenig" w:date="2019-10-16T03:23:00Z"/>
          <w:rFonts w:asciiTheme="minorHAnsi" w:hAnsiTheme="minorHAnsi" w:cstheme="minorHAnsi"/>
          <w:sz w:val="28"/>
          <w:szCs w:val="28"/>
          <w:lang w:val="fr-FR"/>
        </w:rPr>
      </w:pPr>
      <w:ins w:id="1340" w:author="Gregory Koenig" w:date="2019-10-16T03:11:00Z">
        <w:r>
          <w:rPr>
            <w:rFonts w:asciiTheme="minorHAnsi" w:hAnsiTheme="minorHAnsi" w:cstheme="minorHAnsi"/>
            <w:sz w:val="28"/>
            <w:szCs w:val="28"/>
            <w:lang w:val="fr-FR"/>
          </w:rPr>
          <w:t>D’autres parts, de nombreux modules n’ont pas été portés</w:t>
        </w:r>
      </w:ins>
      <w:ins w:id="1341" w:author="Gregory Koenig" w:date="2019-10-16T03:20:00Z">
        <w:r w:rsidR="00DD6279">
          <w:rPr>
            <w:rFonts w:asciiTheme="minorHAnsi" w:hAnsiTheme="minorHAnsi" w:cstheme="minorHAnsi"/>
            <w:sz w:val="28"/>
            <w:szCs w:val="28"/>
            <w:lang w:val="fr-FR"/>
          </w:rPr>
          <w:t xml:space="preserve"> sur la version 8 de Drupal. Par conséquent, nous avons pris en charge ce portage. </w:t>
        </w:r>
      </w:ins>
      <w:ins w:id="1342" w:author="Gregory Koenig" w:date="2019-10-16T03:21:00Z">
        <w:r w:rsidR="00DD6279">
          <w:rPr>
            <w:rFonts w:asciiTheme="minorHAnsi" w:hAnsiTheme="minorHAnsi" w:cstheme="minorHAnsi"/>
            <w:sz w:val="28"/>
            <w:szCs w:val="28"/>
            <w:lang w:val="fr-FR"/>
          </w:rPr>
          <w:t>À terme, ils seront partagés gratuitement avec la communauté</w:t>
        </w:r>
      </w:ins>
      <w:ins w:id="1343" w:author="Gregory Koenig" w:date="2019-10-16T03:22:00Z">
        <w:r w:rsidR="00DD6279">
          <w:rPr>
            <w:rFonts w:asciiTheme="minorHAnsi" w:hAnsiTheme="minorHAnsi" w:cstheme="minorHAnsi"/>
            <w:sz w:val="28"/>
            <w:szCs w:val="28"/>
            <w:lang w:val="fr-FR"/>
          </w:rPr>
          <w:t>.</w:t>
        </w:r>
      </w:ins>
    </w:p>
    <w:p w14:paraId="1E70C4E0" w14:textId="2DFD8F8F" w:rsidR="00DD6279" w:rsidRDefault="00DD6279" w:rsidP="00EF6B43">
      <w:pPr>
        <w:pStyle w:val="NormalWeb"/>
        <w:jc w:val="both"/>
        <w:rPr>
          <w:ins w:id="1344" w:author="Gregory Koenig" w:date="2019-10-16T03:26:00Z"/>
          <w:rFonts w:asciiTheme="minorHAnsi" w:hAnsiTheme="minorHAnsi" w:cstheme="minorHAnsi"/>
          <w:sz w:val="28"/>
          <w:szCs w:val="28"/>
          <w:lang w:val="fr-FR"/>
        </w:rPr>
      </w:pPr>
      <w:ins w:id="1345" w:author="Gregory Koenig" w:date="2019-10-16T03:23:00Z">
        <w:r>
          <w:rPr>
            <w:rFonts w:asciiTheme="minorHAnsi" w:hAnsiTheme="minorHAnsi" w:cstheme="minorHAnsi"/>
            <w:sz w:val="28"/>
            <w:szCs w:val="28"/>
            <w:lang w:val="fr-FR"/>
          </w:rPr>
          <w:t xml:space="preserve">Plongés dans les rouages de cette technologie a été un réel défi car il ne se laisse pas dompter aussi facilement aux premiers abords. En effet, son degré de complexité </w:t>
        </w:r>
      </w:ins>
      <w:ins w:id="1346" w:author="Gregory Koenig" w:date="2019-10-16T03:24:00Z">
        <w:r>
          <w:rPr>
            <w:rFonts w:asciiTheme="minorHAnsi" w:hAnsiTheme="minorHAnsi" w:cstheme="minorHAnsi"/>
            <w:sz w:val="28"/>
            <w:szCs w:val="28"/>
            <w:lang w:val="fr-FR"/>
          </w:rPr>
          <w:t>et d’organisation nécessite un réel temps d’apprentissage et d’adaptation avant de parvenir à</w:t>
        </w:r>
      </w:ins>
      <w:ins w:id="1347" w:author="Gregory Koenig" w:date="2019-10-16T03:25:00Z">
        <w:r>
          <w:rPr>
            <w:rFonts w:asciiTheme="minorHAnsi" w:hAnsiTheme="minorHAnsi" w:cstheme="minorHAnsi"/>
            <w:sz w:val="28"/>
            <w:szCs w:val="28"/>
            <w:lang w:val="fr-FR"/>
          </w:rPr>
          <w:t xml:space="preserve"> un résultat concret. Il n’a pas été rare de passer des journées entières voire des semaines sur des fonctionnalités d’apparence anodine telle que modifier des formulaires, des commentaires, créer de nouveau typ</w:t>
        </w:r>
        <w:bookmarkStart w:id="1348" w:name="_GoBack"/>
        <w:bookmarkEnd w:id="1348"/>
        <w:r>
          <w:rPr>
            <w:rFonts w:asciiTheme="minorHAnsi" w:hAnsiTheme="minorHAnsi" w:cstheme="minorHAnsi"/>
            <w:sz w:val="28"/>
            <w:szCs w:val="28"/>
            <w:lang w:val="fr-FR"/>
          </w:rPr>
          <w:t>e de contenus</w:t>
        </w:r>
      </w:ins>
      <w:ins w:id="1349" w:author="Gregory Koenig" w:date="2019-10-16T03:26:00Z">
        <w:r>
          <w:rPr>
            <w:rFonts w:asciiTheme="minorHAnsi" w:hAnsiTheme="minorHAnsi" w:cstheme="minorHAnsi"/>
            <w:sz w:val="28"/>
            <w:szCs w:val="28"/>
            <w:lang w:val="fr-FR"/>
          </w:rPr>
          <w:t>, etc.</w:t>
        </w:r>
      </w:ins>
    </w:p>
    <w:p w14:paraId="73793910" w14:textId="63B7278E" w:rsidR="00F51C0C" w:rsidRDefault="00924355" w:rsidP="00EF6B43">
      <w:pPr>
        <w:pStyle w:val="NormalWeb"/>
        <w:jc w:val="both"/>
        <w:rPr>
          <w:ins w:id="1350" w:author="Gregory Koenig" w:date="2019-10-16T01:02:00Z"/>
          <w:rFonts w:asciiTheme="minorHAnsi" w:hAnsiTheme="minorHAnsi" w:cstheme="minorHAnsi"/>
          <w:sz w:val="28"/>
          <w:szCs w:val="28"/>
          <w:lang w:val="fr-FR"/>
        </w:rPr>
      </w:pPr>
      <w:ins w:id="1351" w:author="Gregory Koenig" w:date="2019-10-16T03:36:00Z">
        <w:r>
          <w:rPr>
            <w:rFonts w:asciiTheme="minorHAnsi" w:hAnsiTheme="minorHAnsi" w:cstheme="minorHAnsi"/>
            <w:sz w:val="28"/>
            <w:szCs w:val="28"/>
            <w:lang w:val="fr-FR"/>
          </w:rPr>
          <w:t>Finalement</w:t>
        </w:r>
      </w:ins>
      <w:ins w:id="1352" w:author="Gregory Koenig" w:date="2019-10-16T03:26:00Z">
        <w:r w:rsidR="00F51C0C">
          <w:rPr>
            <w:rFonts w:asciiTheme="minorHAnsi" w:hAnsiTheme="minorHAnsi" w:cstheme="minorHAnsi"/>
            <w:sz w:val="28"/>
            <w:szCs w:val="28"/>
            <w:lang w:val="fr-FR"/>
          </w:rPr>
          <w:t>, le résultat a été plus que satisfaisant lorsque nous avons commencé à prendre nos repères</w:t>
        </w:r>
      </w:ins>
      <w:ins w:id="1353" w:author="Gregory Koenig" w:date="2019-10-16T03:27:00Z">
        <w:r w:rsidR="00F51C0C">
          <w:rPr>
            <w:rFonts w:asciiTheme="minorHAnsi" w:hAnsiTheme="minorHAnsi" w:cstheme="minorHAnsi"/>
            <w:sz w:val="28"/>
            <w:szCs w:val="28"/>
            <w:lang w:val="fr-FR"/>
          </w:rPr>
          <w:t>. Bien que le projet n’</w:t>
        </w:r>
      </w:ins>
      <w:ins w:id="1354" w:author="Gregory Koenig" w:date="2019-10-16T03:36:00Z">
        <w:r>
          <w:rPr>
            <w:rFonts w:asciiTheme="minorHAnsi" w:hAnsiTheme="minorHAnsi" w:cstheme="minorHAnsi"/>
            <w:sz w:val="28"/>
            <w:szCs w:val="28"/>
            <w:lang w:val="fr-FR"/>
          </w:rPr>
          <w:t>ai</w:t>
        </w:r>
      </w:ins>
      <w:ins w:id="1355" w:author="Gregory Koenig" w:date="2019-10-16T03:27:00Z">
        <w:r w:rsidR="00F51C0C">
          <w:rPr>
            <w:rFonts w:asciiTheme="minorHAnsi" w:hAnsiTheme="minorHAnsi" w:cstheme="minorHAnsi"/>
            <w:sz w:val="28"/>
            <w:szCs w:val="28"/>
            <w:lang w:val="fr-FR"/>
          </w:rPr>
          <w:t xml:space="preserve">t pu être </w:t>
        </w:r>
      </w:ins>
      <w:ins w:id="1356" w:author="Gregory Koenig" w:date="2019-10-16T03:28:00Z">
        <w:r w:rsidR="00F51C0C">
          <w:rPr>
            <w:rFonts w:asciiTheme="minorHAnsi" w:hAnsiTheme="minorHAnsi" w:cstheme="minorHAnsi"/>
            <w:sz w:val="28"/>
            <w:szCs w:val="28"/>
            <w:lang w:val="fr-FR"/>
          </w:rPr>
          <w:t>finalisé</w:t>
        </w:r>
      </w:ins>
      <w:ins w:id="1357" w:author="Gregory Koenig" w:date="2019-10-16T03:27:00Z">
        <w:r w:rsidR="00F51C0C">
          <w:rPr>
            <w:rFonts w:asciiTheme="minorHAnsi" w:hAnsiTheme="minorHAnsi" w:cstheme="minorHAnsi"/>
            <w:sz w:val="28"/>
            <w:szCs w:val="28"/>
            <w:lang w:val="fr-FR"/>
          </w:rPr>
          <w:t>, celui a néanmoins bien avancé et sera repris p</w:t>
        </w:r>
      </w:ins>
      <w:ins w:id="1358" w:author="Gregory Koenig" w:date="2019-10-16T03:28:00Z">
        <w:r w:rsidR="00F51C0C">
          <w:rPr>
            <w:rFonts w:asciiTheme="minorHAnsi" w:hAnsiTheme="minorHAnsi" w:cstheme="minorHAnsi"/>
            <w:sz w:val="28"/>
            <w:szCs w:val="28"/>
            <w:lang w:val="fr-FR"/>
          </w:rPr>
          <w:t>ar les prochaines personnes qu’</w:t>
        </w:r>
        <w:proofErr w:type="spellStart"/>
        <w:r w:rsidR="00F51C0C">
          <w:rPr>
            <w:rFonts w:asciiTheme="minorHAnsi" w:hAnsiTheme="minorHAnsi" w:cstheme="minorHAnsi"/>
            <w:sz w:val="28"/>
            <w:szCs w:val="28"/>
            <w:lang w:val="fr-FR"/>
          </w:rPr>
          <w:t>Actency</w:t>
        </w:r>
        <w:proofErr w:type="spellEnd"/>
        <w:r w:rsidR="00F51C0C">
          <w:rPr>
            <w:rFonts w:asciiTheme="minorHAnsi" w:hAnsiTheme="minorHAnsi" w:cstheme="minorHAnsi"/>
            <w:sz w:val="28"/>
            <w:szCs w:val="28"/>
            <w:lang w:val="fr-FR"/>
          </w:rPr>
          <w:t xml:space="preserve"> formera.</w:t>
        </w:r>
      </w:ins>
    </w:p>
    <w:p w14:paraId="19B4E2F6" w14:textId="77777777" w:rsidR="002A0B1F" w:rsidRDefault="002A0B1F">
      <w:pPr>
        <w:spacing w:after="200"/>
        <w:rPr>
          <w:ins w:id="1359" w:author="Gregory Koenig" w:date="2019-10-16T03:09:00Z"/>
          <w:lang w:val="fr-FR"/>
        </w:rPr>
      </w:pPr>
      <w:ins w:id="1360" w:author="Gregory Koenig" w:date="2019-10-16T03:09:00Z">
        <w:r>
          <w:rPr>
            <w:lang w:val="fr-FR"/>
          </w:rPr>
          <w:br w:type="page"/>
        </w:r>
      </w:ins>
    </w:p>
    <w:p w14:paraId="02707569" w14:textId="6ED6A987" w:rsidR="00EF6B43" w:rsidRPr="00EF6B43" w:rsidRDefault="00EF6B43" w:rsidP="00EF6B43">
      <w:pPr>
        <w:rPr>
          <w:ins w:id="1361" w:author="Gregory Koenig" w:date="2019-10-15T21:37:00Z"/>
          <w:lang w:val="fr-FR"/>
          <w:rPrChange w:id="1362" w:author="Gregory Koenig" w:date="2019-10-16T01:02:00Z">
            <w:rPr>
              <w:ins w:id="1363" w:author="Gregory Koenig" w:date="2019-10-15T21:37:00Z"/>
              <w:lang w:val="fr-FR"/>
            </w:rPr>
          </w:rPrChange>
        </w:rPr>
        <w:pPrChange w:id="1364" w:author="Gregory Koenig" w:date="2019-10-16T01:02:00Z">
          <w:pPr>
            <w:pStyle w:val="Heading2"/>
          </w:pPr>
        </w:pPrChange>
      </w:pPr>
    </w:p>
    <w:p w14:paraId="5A3F6D91" w14:textId="2828CB54" w:rsidR="00DF4EA0" w:rsidRPr="00A13D94" w:rsidRDefault="002A0B1F">
      <w:pPr>
        <w:pStyle w:val="Heading2"/>
        <w:rPr>
          <w:ins w:id="1365" w:author="Gregory Koenig" w:date="2019-10-15T00:47:00Z"/>
          <w:lang w:val="fr-FR"/>
          <w:rPrChange w:id="1366" w:author="Gregory Koenig" w:date="2019-10-15T02:41:00Z">
            <w:rPr>
              <w:ins w:id="1367" w:author="Gregory Koenig" w:date="2019-10-15T00:47:00Z"/>
              <w:rFonts w:asciiTheme="majorHAnsi" w:eastAsiaTheme="majorEastAsia" w:hAnsiTheme="majorHAnsi" w:cstheme="majorBidi"/>
              <w:color w:val="252525" w:themeColor="text2" w:themeShade="BF"/>
              <w:kern w:val="28"/>
              <w:sz w:val="52"/>
              <w:szCs w:val="32"/>
            </w:rPr>
          </w:rPrChange>
        </w:rPr>
        <w:pPrChange w:id="1368" w:author="Gregory Koenig" w:date="2019-10-15T02:22:00Z">
          <w:pPr>
            <w:spacing w:after="200"/>
          </w:pPr>
        </w:pPrChange>
      </w:pPr>
      <w:bookmarkStart w:id="1369" w:name="_Toc22088962"/>
      <w:ins w:id="1370" w:author="Gregory Koenig" w:date="2019-10-16T03:10:00Z">
        <w:r>
          <w:rPr>
            <w:noProof/>
          </w:rPr>
          <mc:AlternateContent>
            <mc:Choice Requires="wps">
              <w:drawing>
                <wp:anchor distT="0" distB="0" distL="114300" distR="114300" simplePos="0" relativeHeight="251782144" behindDoc="0" locked="0" layoutInCell="1" allowOverlap="1" wp14:anchorId="400D0EFC" wp14:editId="6667B046">
                  <wp:simplePos x="0" y="0"/>
                  <wp:positionH relativeFrom="margin">
                    <wp:posOffset>0</wp:posOffset>
                  </wp:positionH>
                  <wp:positionV relativeFrom="margin">
                    <wp:posOffset>7744764</wp:posOffset>
                  </wp:positionV>
                  <wp:extent cx="6309360" cy="635"/>
                  <wp:effectExtent l="0" t="0" r="0" b="0"/>
                  <wp:wrapSquare wrapText="bothSides"/>
                  <wp:docPr id="246" name="Text Box 246"/>
                  <wp:cNvGraphicFramePr/>
                  <a:graphic xmlns:a="http://schemas.openxmlformats.org/drawingml/2006/main">
                    <a:graphicData uri="http://schemas.microsoft.com/office/word/2010/wordprocessingShape">
                      <wps:wsp>
                        <wps:cNvSpPr txBox="1"/>
                        <wps:spPr>
                          <a:xfrm>
                            <a:off x="0" y="0"/>
                            <a:ext cx="6309360" cy="635"/>
                          </a:xfrm>
                          <a:prstGeom prst="rect">
                            <a:avLst/>
                          </a:prstGeom>
                          <a:solidFill>
                            <a:prstClr val="white"/>
                          </a:solidFill>
                          <a:ln>
                            <a:noFill/>
                          </a:ln>
                        </wps:spPr>
                        <wps:txbx>
                          <w:txbxContent>
                            <w:p w14:paraId="337463E5" w14:textId="1990EC56" w:rsidR="002A0B1F" w:rsidRPr="002A0B1F" w:rsidRDefault="002A0B1F" w:rsidP="002A0B1F">
                              <w:pPr>
                                <w:pStyle w:val="Caption"/>
                                <w:jc w:val="center"/>
                                <w:rPr>
                                  <w:noProof/>
                                  <w:sz w:val="36"/>
                                  <w:lang w:val="fr-FR"/>
                                  <w:rPrChange w:id="1371" w:author="Gregory Koenig" w:date="2019-10-16T03:10:00Z">
                                    <w:rPr>
                                      <w:noProof/>
                                      <w:lang w:val="fr-FR"/>
                                    </w:rPr>
                                  </w:rPrChange>
                                </w:rPr>
                                <w:pPrChange w:id="1372" w:author="Gregory Koenig" w:date="2019-10-16T03:10:00Z">
                                  <w:pPr>
                                    <w:pStyle w:val="Heading2"/>
                                  </w:pPr>
                                </w:pPrChange>
                              </w:pPr>
                              <w:ins w:id="1373" w:author="Gregory Koenig" w:date="2019-10-16T03:10:00Z">
                                <w:r w:rsidRPr="002A0B1F">
                                  <w:rPr>
                                    <w:lang w:val="fr-FR"/>
                                    <w:rPrChange w:id="1374" w:author="Gregory Koenig" w:date="2019-10-16T03:10:00Z">
                                      <w:rPr/>
                                    </w:rPrChange>
                                  </w:rPr>
                                  <w:t>Figure 6</w:t>
                                </w:r>
                                <w:r w:rsidRPr="002A0B1F">
                                  <w:rPr>
                                    <w:lang w:val="fr-FR"/>
                                    <w:rPrChange w:id="1375" w:author="Gregory Koenig" w:date="2019-10-16T03:10:00Z">
                                      <w:rPr/>
                                    </w:rPrChange>
                                  </w:rPr>
                                  <w:t xml:space="preserve"> - UML pour la conception d'un module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D0EFC" id="Text Box 246" o:spid="_x0000_s1062" type="#_x0000_t202" style="position:absolute;margin-left:0;margin-top:609.8pt;width:496.8pt;height:.05pt;z-index:25178214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HcMAIAAGkEAAAOAAAAZHJzL2Uyb0RvYy54bWysVE2P0zAQvSPxHyzfafoBFU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" stroked="f">
                  <v:textbox style="mso-fit-shape-to-text:t" inset="0,0,0,0">
                    <w:txbxContent>
                      <w:p w14:paraId="337463E5" w14:textId="1990EC56" w:rsidR="002A0B1F" w:rsidRPr="002A0B1F" w:rsidRDefault="002A0B1F" w:rsidP="002A0B1F">
                        <w:pPr>
                          <w:pStyle w:val="Caption"/>
                          <w:jc w:val="center"/>
                          <w:rPr>
                            <w:noProof/>
                            <w:sz w:val="36"/>
                            <w:lang w:val="fr-FR"/>
                            <w:rPrChange w:id="1376" w:author="Gregory Koenig" w:date="2019-10-16T03:10:00Z">
                              <w:rPr>
                                <w:noProof/>
                                <w:lang w:val="fr-FR"/>
                              </w:rPr>
                            </w:rPrChange>
                          </w:rPr>
                          <w:pPrChange w:id="1377" w:author="Gregory Koenig" w:date="2019-10-16T03:10:00Z">
                            <w:pPr>
                              <w:pStyle w:val="Heading2"/>
                            </w:pPr>
                          </w:pPrChange>
                        </w:pPr>
                        <w:ins w:id="1378" w:author="Gregory Koenig" w:date="2019-10-16T03:10:00Z">
                          <w:r w:rsidRPr="002A0B1F">
                            <w:rPr>
                              <w:lang w:val="fr-FR"/>
                              <w:rPrChange w:id="1379" w:author="Gregory Koenig" w:date="2019-10-16T03:10:00Z">
                                <w:rPr/>
                              </w:rPrChange>
                            </w:rPr>
                            <w:t>Figure 6</w:t>
                          </w:r>
                          <w:r w:rsidRPr="002A0B1F">
                            <w:rPr>
                              <w:lang w:val="fr-FR"/>
                              <w:rPrChange w:id="1380" w:author="Gregory Koenig" w:date="2019-10-16T03:10:00Z">
                                <w:rPr/>
                              </w:rPrChange>
                            </w:rPr>
                            <w:t xml:space="preserve"> - UML pour la conception d'un module</w:t>
                          </w:r>
                        </w:ins>
                      </w:p>
                    </w:txbxContent>
                  </v:textbox>
                  <w10:wrap type="square" anchorx="margin" anchory="margin"/>
                </v:shape>
              </w:pict>
            </mc:Fallback>
          </mc:AlternateContent>
        </w:r>
      </w:ins>
      <w:ins w:id="1381" w:author="Gregory Koenig" w:date="2019-10-16T03:09:00Z">
        <w:r>
          <w:rPr>
            <w:noProof/>
            <w:lang w:val="fr-FR"/>
          </w:rPr>
          <w:drawing>
            <wp:anchor distT="0" distB="0" distL="114300" distR="114300" simplePos="0" relativeHeight="251780096" behindDoc="0" locked="0" layoutInCell="1" allowOverlap="1" wp14:anchorId="4B501F8F" wp14:editId="17CD2593">
              <wp:simplePos x="0" y="0"/>
              <wp:positionH relativeFrom="margin">
                <wp:align>center</wp:align>
              </wp:positionH>
              <wp:positionV relativeFrom="margin">
                <wp:align>center</wp:align>
              </wp:positionV>
              <wp:extent cx="6309360" cy="5578475"/>
              <wp:effectExtent l="0" t="0" r="0" b="3175"/>
              <wp:wrapSquare wrapText="bothSides"/>
              <wp:docPr id="235" name="Picture 2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Untitled Diagram.png"/>
                      <pic:cNvPicPr/>
                    </pic:nvPicPr>
                    <pic:blipFill>
                      <a:blip r:embed="rId32">
                        <a:extLst>
                          <a:ext uri="{28A0092B-C50C-407E-A947-70E740481C1C}">
                            <a14:useLocalDpi xmlns:a14="http://schemas.microsoft.com/office/drawing/2010/main" val="0"/>
                          </a:ext>
                        </a:extLst>
                      </a:blip>
                      <a:stretch>
                        <a:fillRect/>
                      </a:stretch>
                    </pic:blipFill>
                    <pic:spPr>
                      <a:xfrm>
                        <a:off x="0" y="0"/>
                        <a:ext cx="6309360" cy="5578475"/>
                      </a:xfrm>
                      <a:prstGeom prst="rect">
                        <a:avLst/>
                      </a:prstGeom>
                    </pic:spPr>
                  </pic:pic>
                </a:graphicData>
              </a:graphic>
            </wp:anchor>
          </w:drawing>
        </w:r>
      </w:ins>
      <w:bookmarkEnd w:id="1369"/>
      <w:ins w:id="1382" w:author="Gregory Koenig" w:date="2019-10-15T00:47:00Z">
        <w:r w:rsidR="00DF4EA0" w:rsidRPr="00010736">
          <w:rPr>
            <w:lang w:val="fr-FR"/>
            <w:rPrChange w:id="1383" w:author="Gregory Koenig" w:date="2019-10-15T00:55:00Z">
              <w:rPr/>
            </w:rPrChange>
          </w:rPr>
          <w:br w:type="page"/>
        </w:r>
      </w:ins>
    </w:p>
    <w:p w14:paraId="0CEB263B" w14:textId="598F3C95" w:rsidR="00880BC6" w:rsidRDefault="00880BC6" w:rsidP="00880BC6">
      <w:pPr>
        <w:pStyle w:val="Heading1"/>
        <w:rPr>
          <w:ins w:id="1384" w:author="Gregory Koenig" w:date="2019-10-14T16:06:00Z"/>
        </w:rPr>
      </w:pPr>
      <w:bookmarkStart w:id="1385" w:name="_Toc22088963"/>
      <w:ins w:id="1386" w:author="Gregory Koenig" w:date="2019-10-14T16:06:00Z">
        <w:r>
          <w:lastRenderedPageBreak/>
          <w:t>Conclusion</w:t>
        </w:r>
        <w:bookmarkEnd w:id="1385"/>
      </w:ins>
    </w:p>
    <w:tbl>
      <w:tblPr>
        <w:tblW w:w="9999" w:type="dxa"/>
        <w:tblInd w:w="40" w:type="dxa"/>
        <w:tblCellMar>
          <w:left w:w="0" w:type="dxa"/>
          <w:right w:w="0" w:type="dxa"/>
        </w:tblCellMar>
        <w:tblLook w:val="0000" w:firstRow="0" w:lastRow="0" w:firstColumn="0" w:lastColumn="0" w:noHBand="0" w:noVBand="0"/>
      </w:tblPr>
      <w:tblGrid>
        <w:gridCol w:w="9999"/>
      </w:tblGrid>
      <w:tr w:rsidR="00880BC6" w:rsidRPr="00F84C19" w14:paraId="7421381F" w14:textId="77777777" w:rsidTr="003A68E0">
        <w:trPr>
          <w:trHeight w:val="3546"/>
          <w:ins w:id="1387" w:author="Gregory Koenig" w:date="2019-10-14T16:06:00Z"/>
        </w:trPr>
        <w:tc>
          <w:tcPr>
            <w:tcW w:w="9999" w:type="dxa"/>
          </w:tcPr>
          <w:p w14:paraId="342651A4" w14:textId="77777777" w:rsidR="00880BC6" w:rsidRPr="00DE14F2" w:rsidRDefault="00880BC6" w:rsidP="003A68E0">
            <w:pPr>
              <w:tabs>
                <w:tab w:val="left" w:pos="7750"/>
              </w:tabs>
              <w:rPr>
                <w:ins w:id="1388" w:author="Gregory Koenig" w:date="2019-10-14T16:06:00Z"/>
                <w:lang w:val="fr-FR"/>
              </w:rPr>
            </w:pPr>
            <w:ins w:id="1389" w:author="Gregory Koenig" w:date="2019-10-14T16:06:00Z">
              <w:r w:rsidRPr="00DE14F2">
                <w:rPr>
                  <w:lang w:val="fr-FR"/>
                </w:rPr>
                <w:tab/>
              </w:r>
            </w:ins>
          </w:p>
          <w:p w14:paraId="6EC8B3DE" w14:textId="02D5FB2D" w:rsidR="001848B1" w:rsidRDefault="00A25F23" w:rsidP="00880BC6">
            <w:pPr>
              <w:pStyle w:val="Content"/>
              <w:jc w:val="both"/>
              <w:rPr>
                <w:ins w:id="1390" w:author="Gregory Koenig" w:date="2019-10-14T18:59:00Z"/>
                <w:lang w:val="fr-FR"/>
              </w:rPr>
            </w:pPr>
            <w:ins w:id="1391" w:author="Gregory Koenig" w:date="2019-10-14T18:06:00Z">
              <w:r>
                <w:rPr>
                  <w:lang w:val="fr-FR"/>
                </w:rPr>
                <w:t>Ce</w:t>
              </w:r>
            </w:ins>
            <w:ins w:id="1392" w:author="Gregory Koenig" w:date="2019-10-14T18:28:00Z">
              <w:r w:rsidR="006A7F72">
                <w:rPr>
                  <w:lang w:val="fr-FR"/>
                </w:rPr>
                <w:t xml:space="preserve">tte alternance </w:t>
              </w:r>
            </w:ins>
            <w:ins w:id="1393" w:author="Gregory Koenig" w:date="2019-10-14T18:06:00Z">
              <w:r>
                <w:rPr>
                  <w:lang w:val="fr-FR"/>
                </w:rPr>
                <w:t xml:space="preserve">est la suite logique de la pédagogie </w:t>
              </w:r>
              <w:proofErr w:type="spellStart"/>
              <w:r w:rsidR="003A68E0">
                <w:rPr>
                  <w:lang w:val="fr-FR"/>
                </w:rPr>
                <w:t>Web@cadémie</w:t>
              </w:r>
              <w:proofErr w:type="spellEnd"/>
              <w:r w:rsidR="003A68E0">
                <w:rPr>
                  <w:lang w:val="fr-FR"/>
                </w:rPr>
                <w:t>, elle-même fortement emprunt</w:t>
              </w:r>
            </w:ins>
            <w:ins w:id="1394" w:author="Gregory Koenig" w:date="2019-10-15T22:07:00Z">
              <w:r w:rsidR="00343C1A">
                <w:rPr>
                  <w:lang w:val="fr-FR"/>
                </w:rPr>
                <w:t>e</w:t>
              </w:r>
            </w:ins>
            <w:ins w:id="1395" w:author="Gregory Koenig" w:date="2019-10-14T18:06:00Z">
              <w:r w:rsidR="003A68E0">
                <w:rPr>
                  <w:lang w:val="fr-FR"/>
                </w:rPr>
                <w:t xml:space="preserve"> de celle d’EPITECH. En effet, l</w:t>
              </w:r>
            </w:ins>
            <w:ins w:id="1396" w:author="Gregory Koenig" w:date="2019-10-14T18:17:00Z">
              <w:r w:rsidR="001848B1">
                <w:rPr>
                  <w:lang w:val="fr-FR"/>
                </w:rPr>
                <w:t xml:space="preserve">a devise de l’école est « Apprendre à apprendre ». Ainsi, durant la première année se sont </w:t>
              </w:r>
              <w:proofErr w:type="gramStart"/>
              <w:r w:rsidR="001848B1">
                <w:rPr>
                  <w:lang w:val="fr-FR"/>
                </w:rPr>
                <w:t>succédés</w:t>
              </w:r>
            </w:ins>
            <w:proofErr w:type="gramEnd"/>
            <w:ins w:id="1397" w:author="Gregory Koenig" w:date="2019-10-14T18:18:00Z">
              <w:r w:rsidR="001848B1">
                <w:rPr>
                  <w:lang w:val="fr-FR"/>
                </w:rPr>
                <w:t xml:space="preserve"> divers projets</w:t>
              </w:r>
            </w:ins>
            <w:ins w:id="1398" w:author="Gregory Koenig" w:date="2019-10-14T18:21:00Z">
              <w:r w:rsidR="001848B1">
                <w:rPr>
                  <w:lang w:val="fr-FR"/>
                </w:rPr>
                <w:t xml:space="preserve"> de plus en plus complexes</w:t>
              </w:r>
            </w:ins>
            <w:ins w:id="1399" w:author="Gregory Koenig" w:date="2019-10-14T19:05:00Z">
              <w:r w:rsidR="00746075">
                <w:rPr>
                  <w:lang w:val="fr-FR"/>
                </w:rPr>
                <w:t>,</w:t>
              </w:r>
            </w:ins>
            <w:ins w:id="1400" w:author="Gregory Koenig" w:date="2019-10-14T18:21:00Z">
              <w:r w:rsidR="001848B1">
                <w:rPr>
                  <w:lang w:val="fr-FR"/>
                </w:rPr>
                <w:t xml:space="preserve"> orientés vers le m</w:t>
              </w:r>
            </w:ins>
            <w:ins w:id="1401" w:author="Gregory Koenig" w:date="2019-10-14T18:22:00Z">
              <w:r w:rsidR="001848B1">
                <w:rPr>
                  <w:lang w:val="fr-FR"/>
                </w:rPr>
                <w:t xml:space="preserve">onde de l’entreprise. </w:t>
              </w:r>
            </w:ins>
            <w:ins w:id="1402" w:author="Gregory Koenig" w:date="2019-10-14T19:00:00Z">
              <w:r w:rsidR="00746075">
                <w:rPr>
                  <w:lang w:val="fr-FR"/>
                </w:rPr>
                <w:t>De fait,</w:t>
              </w:r>
            </w:ins>
            <w:ins w:id="1403" w:author="Gregory Koenig" w:date="2019-10-14T18:25:00Z">
              <w:r w:rsidR="001848B1">
                <w:rPr>
                  <w:lang w:val="fr-FR"/>
                </w:rPr>
                <w:t xml:space="preserve"> nous n</w:t>
              </w:r>
            </w:ins>
            <w:ins w:id="1404" w:author="Gregory Koenig" w:date="2019-10-14T19:03:00Z">
              <w:r w:rsidR="00746075">
                <w:rPr>
                  <w:lang w:val="fr-FR"/>
                </w:rPr>
                <w:t>’</w:t>
              </w:r>
            </w:ins>
            <w:ins w:id="1405" w:author="Gregory Koenig" w:date="2019-10-14T19:44:00Z">
              <w:r w:rsidR="008557A7">
                <w:rPr>
                  <w:lang w:val="fr-FR"/>
                </w:rPr>
                <w:t>avons</w:t>
              </w:r>
            </w:ins>
            <w:ins w:id="1406" w:author="Gregory Koenig" w:date="2019-10-14T19:03:00Z">
              <w:r w:rsidR="00746075">
                <w:rPr>
                  <w:lang w:val="fr-FR"/>
                </w:rPr>
                <w:t xml:space="preserve"> </w:t>
              </w:r>
            </w:ins>
            <w:ins w:id="1407" w:author="Gregory Koenig" w:date="2019-10-14T18:25:00Z">
              <w:r w:rsidR="001848B1">
                <w:rPr>
                  <w:lang w:val="fr-FR"/>
                </w:rPr>
                <w:t>pas</w:t>
              </w:r>
            </w:ins>
            <w:ins w:id="1408" w:author="Gregory Koenig" w:date="2019-10-14T19:44:00Z">
              <w:r w:rsidR="008557A7">
                <w:rPr>
                  <w:lang w:val="fr-FR"/>
                </w:rPr>
                <w:t xml:space="preserve"> été</w:t>
              </w:r>
            </w:ins>
            <w:ins w:id="1409" w:author="Gregory Koenig" w:date="2019-10-14T18:25:00Z">
              <w:r w:rsidR="001848B1">
                <w:rPr>
                  <w:lang w:val="fr-FR"/>
                </w:rPr>
                <w:t xml:space="preserve"> dépaysés lors de notre passage dans le milieu professionnel. En nous conf</w:t>
              </w:r>
            </w:ins>
            <w:ins w:id="1410" w:author="Gregory Koenig" w:date="2019-10-14T18:26:00Z">
              <w:r w:rsidR="001848B1">
                <w:rPr>
                  <w:lang w:val="fr-FR"/>
                </w:rPr>
                <w:t xml:space="preserve">rontant en permanence </w:t>
              </w:r>
              <w:r w:rsidR="006A7F72">
                <w:rPr>
                  <w:lang w:val="fr-FR"/>
                </w:rPr>
                <w:t>à</w:t>
              </w:r>
              <w:r w:rsidR="001848B1">
                <w:rPr>
                  <w:lang w:val="fr-FR"/>
                </w:rPr>
                <w:t xml:space="preserve"> de nouvelles technologies, notre faculté d’adaptation s’est </w:t>
              </w:r>
            </w:ins>
            <w:ins w:id="1411" w:author="Gregory Koenig" w:date="2019-10-14T18:27:00Z">
              <w:r w:rsidR="006A7F72">
                <w:rPr>
                  <w:lang w:val="fr-FR"/>
                </w:rPr>
                <w:t>développé et affuté.</w:t>
              </w:r>
            </w:ins>
          </w:p>
          <w:p w14:paraId="0D963E88" w14:textId="77777777" w:rsidR="00746075" w:rsidRDefault="00746075" w:rsidP="00880BC6">
            <w:pPr>
              <w:pStyle w:val="Content"/>
              <w:jc w:val="both"/>
              <w:rPr>
                <w:ins w:id="1412" w:author="Gregory Koenig" w:date="2019-10-14T18:59:00Z"/>
                <w:lang w:val="fr-FR"/>
              </w:rPr>
            </w:pPr>
          </w:p>
          <w:p w14:paraId="1CA8E6F1" w14:textId="66AC1811" w:rsidR="00746075" w:rsidRDefault="00451502" w:rsidP="00880BC6">
            <w:pPr>
              <w:pStyle w:val="Content"/>
              <w:jc w:val="both"/>
              <w:rPr>
                <w:ins w:id="1413" w:author="Gregory Koenig" w:date="2019-10-14T19:50:00Z"/>
                <w:lang w:val="fr-FR"/>
              </w:rPr>
            </w:pPr>
            <w:ins w:id="1414" w:author="Gregory Koenig" w:date="2019-10-14T19:42:00Z">
              <w:r>
                <w:rPr>
                  <w:lang w:val="fr-FR"/>
                </w:rPr>
                <w:t xml:space="preserve">Bien qu’une phase d’acclimatation ait été nécessaire, </w:t>
              </w:r>
              <w:r w:rsidR="008557A7">
                <w:rPr>
                  <w:lang w:val="fr-FR"/>
                </w:rPr>
                <w:t>la technolog</w:t>
              </w:r>
            </w:ins>
            <w:ins w:id="1415" w:author="Gregory Koenig" w:date="2019-10-14T19:43:00Z">
              <w:r w:rsidR="008557A7">
                <w:rPr>
                  <w:lang w:val="fr-FR"/>
                </w:rPr>
                <w:t xml:space="preserve">ie Drupal s’est inscrite dans la continuité des langages informatiques travaillés. Celle-ci </w:t>
              </w:r>
            </w:ins>
            <w:ins w:id="1416" w:author="Gregory Koenig" w:date="2019-10-14T19:44:00Z">
              <w:r w:rsidR="008557A7">
                <w:rPr>
                  <w:lang w:val="fr-FR"/>
                </w:rPr>
                <w:t>s’est avérée fort intéressante par sa relative complexité.</w:t>
              </w:r>
            </w:ins>
            <w:ins w:id="1417" w:author="Gregory Koenig" w:date="2019-10-14T19:48:00Z">
              <w:r w:rsidR="008557A7">
                <w:rPr>
                  <w:lang w:val="fr-FR"/>
                </w:rPr>
                <w:t xml:space="preserve"> C’est un système de gestion de contenu plus difficile à maîtriser que ne peuvent l’être certains de ses concurrents telle que WordPress, pour ne citer que le plus connu.</w:t>
              </w:r>
            </w:ins>
            <w:ins w:id="1418" w:author="Gregory Koenig" w:date="2019-10-14T19:49:00Z">
              <w:r w:rsidR="008557A7">
                <w:rPr>
                  <w:lang w:val="fr-FR"/>
                </w:rPr>
                <w:t xml:space="preserve"> </w:t>
              </w:r>
            </w:ins>
            <w:ins w:id="1419" w:author="Gregory Koenig" w:date="2019-10-14T19:52:00Z">
              <w:r w:rsidR="008557A7">
                <w:rPr>
                  <w:lang w:val="fr-FR"/>
                </w:rPr>
                <w:t>Toutefois, l</w:t>
              </w:r>
            </w:ins>
            <w:ins w:id="1420" w:author="Gregory Koenig" w:date="2019-10-14T19:50:00Z">
              <w:r w:rsidR="008557A7">
                <w:rPr>
                  <w:lang w:val="fr-FR"/>
                </w:rPr>
                <w:t xml:space="preserve">e comprendre dans ses arcanes et jouer avec ses rouages </w:t>
              </w:r>
            </w:ins>
            <w:ins w:id="1421" w:author="Gregory Koenig" w:date="2019-10-14T19:51:00Z">
              <w:r w:rsidR="008557A7">
                <w:rPr>
                  <w:lang w:val="fr-FR"/>
                </w:rPr>
                <w:t>m’a procuré</w:t>
              </w:r>
            </w:ins>
            <w:ins w:id="1422" w:author="Gregory Koenig" w:date="2019-10-14T19:50:00Z">
              <w:r w:rsidR="008557A7">
                <w:rPr>
                  <w:lang w:val="fr-FR"/>
                </w:rPr>
                <w:t xml:space="preserve"> énormément de satisfactions.</w:t>
              </w:r>
            </w:ins>
          </w:p>
          <w:p w14:paraId="09E0C2B3" w14:textId="77777777" w:rsidR="008557A7" w:rsidRDefault="008557A7" w:rsidP="00880BC6">
            <w:pPr>
              <w:pStyle w:val="Content"/>
              <w:jc w:val="both"/>
              <w:rPr>
                <w:ins w:id="1423" w:author="Gregory Koenig" w:date="2019-10-14T19:50:00Z"/>
                <w:lang w:val="fr-FR"/>
              </w:rPr>
            </w:pPr>
          </w:p>
          <w:p w14:paraId="4CEF87C2" w14:textId="77777777" w:rsidR="008557A7" w:rsidRDefault="008557A7" w:rsidP="00880BC6">
            <w:pPr>
              <w:pStyle w:val="Content"/>
              <w:jc w:val="both"/>
              <w:rPr>
                <w:ins w:id="1424" w:author="Gregory Koenig" w:date="2019-10-14T20:08:00Z"/>
                <w:lang w:val="fr-FR"/>
              </w:rPr>
            </w:pPr>
            <w:ins w:id="1425" w:author="Gregory Koenig" w:date="2019-10-14T19:51:00Z">
              <w:r>
                <w:rPr>
                  <w:lang w:val="fr-FR"/>
                </w:rPr>
                <w:t xml:space="preserve">Par ailleurs, </w:t>
              </w:r>
            </w:ins>
            <w:ins w:id="1426" w:author="Gregory Koenig" w:date="2019-10-14T19:52:00Z">
              <w:r w:rsidR="00D7036A">
                <w:rPr>
                  <w:lang w:val="fr-FR"/>
                </w:rPr>
                <w:t xml:space="preserve">le modèle </w:t>
              </w:r>
            </w:ins>
            <w:ins w:id="1427" w:author="Gregory Koenig" w:date="2019-10-14T19:54:00Z">
              <w:r w:rsidR="00D7036A">
                <w:rPr>
                  <w:lang w:val="fr-FR"/>
                </w:rPr>
                <w:t>de fonctionnement</w:t>
              </w:r>
            </w:ins>
            <w:ins w:id="1428" w:author="Gregory Koenig" w:date="2019-10-14T19:53:00Z">
              <w:r w:rsidR="00D7036A">
                <w:rPr>
                  <w:lang w:val="fr-FR"/>
                </w:rPr>
                <w:t xml:space="preserve"> d’</w:t>
              </w:r>
              <w:proofErr w:type="spellStart"/>
              <w:r w:rsidR="00D7036A">
                <w:rPr>
                  <w:lang w:val="fr-FR"/>
                </w:rPr>
                <w:t>Actency</w:t>
              </w:r>
              <w:proofErr w:type="spellEnd"/>
              <w:r w:rsidR="00D7036A">
                <w:rPr>
                  <w:lang w:val="fr-FR"/>
                </w:rPr>
                <w:t xml:space="preserve"> m’a permis d’acquérir davantage de rigueur dans mon travail. En effet, j’ai constaté à quel point une organisation réglée est crucial</w:t>
              </w:r>
            </w:ins>
            <w:ins w:id="1429" w:author="Gregory Koenig" w:date="2019-10-14T19:54:00Z">
              <w:r w:rsidR="00D7036A">
                <w:rPr>
                  <w:lang w:val="fr-FR"/>
                </w:rPr>
                <w:t>e</w:t>
              </w:r>
            </w:ins>
            <w:ins w:id="1430" w:author="Gregory Koenig" w:date="2019-10-14T19:53:00Z">
              <w:r w:rsidR="00D7036A">
                <w:rPr>
                  <w:lang w:val="fr-FR"/>
                </w:rPr>
                <w:t xml:space="preserve"> pour la</w:t>
              </w:r>
            </w:ins>
            <w:ins w:id="1431" w:author="Gregory Koenig" w:date="2019-10-14T19:54:00Z">
              <w:r w:rsidR="00D7036A">
                <w:rPr>
                  <w:lang w:val="fr-FR"/>
                </w:rPr>
                <w:t xml:space="preserve"> bonne tenu</w:t>
              </w:r>
            </w:ins>
            <w:ins w:id="1432" w:author="Gregory Koenig" w:date="2019-10-14T20:03:00Z">
              <w:r w:rsidR="00176B0B">
                <w:rPr>
                  <w:lang w:val="fr-FR"/>
                </w:rPr>
                <w:t>e</w:t>
              </w:r>
            </w:ins>
            <w:ins w:id="1433" w:author="Gregory Koenig" w:date="2019-10-14T19:54:00Z">
              <w:r w:rsidR="00D7036A">
                <w:rPr>
                  <w:lang w:val="fr-FR"/>
                </w:rPr>
                <w:t xml:space="preserve"> d’un projet</w:t>
              </w:r>
            </w:ins>
            <w:ins w:id="1434" w:author="Gregory Koenig" w:date="2019-10-14T19:55:00Z">
              <w:r w:rsidR="00D7036A">
                <w:rPr>
                  <w:lang w:val="fr-FR"/>
                </w:rPr>
                <w:t xml:space="preserve">, </w:t>
              </w:r>
            </w:ins>
            <w:ins w:id="1435" w:author="Gregory Koenig" w:date="2019-10-14T20:04:00Z">
              <w:r w:rsidR="00176B0B">
                <w:rPr>
                  <w:lang w:val="fr-FR"/>
                </w:rPr>
                <w:t>bien</w:t>
              </w:r>
            </w:ins>
            <w:ins w:id="1436" w:author="Gregory Koenig" w:date="2019-10-14T19:55:00Z">
              <w:r w:rsidR="00D7036A">
                <w:rPr>
                  <w:lang w:val="fr-FR"/>
                </w:rPr>
                <w:t xml:space="preserve"> plus que le développement en lui-même. En effet, les réunions quotidiennes, les démonstrations mensuelles</w:t>
              </w:r>
            </w:ins>
            <w:ins w:id="1437" w:author="Gregory Koenig" w:date="2019-10-14T19:56:00Z">
              <w:r w:rsidR="00D7036A">
                <w:rPr>
                  <w:lang w:val="fr-FR"/>
                </w:rPr>
                <w:t xml:space="preserve"> et les retours sur les axes d’améliorations m’ont permis de mettre en lumière aussi bien mes qualités que mes défauts.</w:t>
              </w:r>
            </w:ins>
            <w:ins w:id="1438" w:author="Gregory Koenig" w:date="2019-10-14T19:57:00Z">
              <w:r w:rsidR="00D7036A">
                <w:rPr>
                  <w:lang w:val="fr-FR"/>
                </w:rPr>
                <w:t xml:space="preserve"> La communication a ainsi été le maître mot de cette aventure.</w:t>
              </w:r>
            </w:ins>
            <w:ins w:id="1439" w:author="Gregory Koenig" w:date="2019-10-14T20:05:00Z">
              <w:r w:rsidR="00176B0B">
                <w:rPr>
                  <w:lang w:val="fr-FR"/>
                </w:rPr>
                <w:t xml:space="preserve"> Elle a été décisive afin de surmonter les difficultés inhérentes à un projet d’envergure</w:t>
              </w:r>
            </w:ins>
            <w:ins w:id="1440" w:author="Gregory Koenig" w:date="2019-10-14T20:06:00Z">
              <w:r w:rsidR="00176B0B">
                <w:rPr>
                  <w:lang w:val="fr-FR"/>
                </w:rPr>
                <w:t xml:space="preserve"> en veillant à ce qu’elle n’empiète pas sur l’autonomie nécessaire à </w:t>
              </w:r>
            </w:ins>
            <w:ins w:id="1441" w:author="Gregory Koenig" w:date="2019-10-14T20:07:00Z">
              <w:r w:rsidR="00176B0B">
                <w:rPr>
                  <w:lang w:val="fr-FR"/>
                </w:rPr>
                <w:t>l’autoformation d’un développeur.</w:t>
              </w:r>
            </w:ins>
          </w:p>
          <w:p w14:paraId="2C28984E" w14:textId="77777777" w:rsidR="00176B0B" w:rsidRDefault="00176B0B" w:rsidP="00880BC6">
            <w:pPr>
              <w:pStyle w:val="Content"/>
              <w:jc w:val="both"/>
              <w:rPr>
                <w:ins w:id="1442" w:author="Gregory Koenig" w:date="2019-10-14T20:08:00Z"/>
                <w:lang w:val="fr-FR"/>
              </w:rPr>
            </w:pPr>
          </w:p>
          <w:p w14:paraId="25A633E2" w14:textId="1D778203" w:rsidR="00176B0B" w:rsidRPr="001848B1" w:rsidRDefault="00176B0B">
            <w:pPr>
              <w:pStyle w:val="Content"/>
              <w:jc w:val="both"/>
              <w:rPr>
                <w:ins w:id="1443" w:author="Gregory Koenig" w:date="2019-10-14T16:06:00Z"/>
                <w:lang w:val="fr-FR"/>
              </w:rPr>
              <w:pPrChange w:id="1444" w:author="Gregory Koenig" w:date="2019-10-14T16:07:00Z">
                <w:pPr>
                  <w:pStyle w:val="Content"/>
                </w:pPr>
              </w:pPrChange>
            </w:pPr>
            <w:ins w:id="1445" w:author="Gregory Koenig" w:date="2019-10-14T20:08:00Z">
              <w:r>
                <w:rPr>
                  <w:lang w:val="fr-FR"/>
                </w:rPr>
                <w:t xml:space="preserve">Cette expérience m’a conforté </w:t>
              </w:r>
            </w:ins>
            <w:ins w:id="1446" w:author="Gregory Koenig" w:date="2019-10-14T20:09:00Z">
              <w:r>
                <w:rPr>
                  <w:lang w:val="fr-FR"/>
                </w:rPr>
                <w:t>et renforcé sur le choix de ma réorientation professionnelle.</w:t>
              </w:r>
            </w:ins>
            <w:ins w:id="1447" w:author="Gregory Koenig" w:date="2019-10-14T20:10:00Z">
              <w:r>
                <w:rPr>
                  <w:lang w:val="fr-FR"/>
                </w:rPr>
                <w:t xml:space="preserve"> Je me suis découvert une passion sur le tard </w:t>
              </w:r>
            </w:ins>
            <w:ins w:id="1448" w:author="Gregory Koenig" w:date="2019-10-14T20:11:00Z">
              <w:r>
                <w:rPr>
                  <w:lang w:val="fr-FR"/>
                </w:rPr>
                <w:t xml:space="preserve">pour la programmation et l’informatique, même si celle-ci était </w:t>
              </w:r>
            </w:ins>
            <w:ins w:id="1449" w:author="Gregory Koenig" w:date="2019-10-14T20:12:00Z">
              <w:r>
                <w:rPr>
                  <w:lang w:val="fr-FR"/>
                </w:rPr>
                <w:t>déjà larvaire</w:t>
              </w:r>
            </w:ins>
            <w:ins w:id="1450" w:author="Gregory Koenig" w:date="2019-10-14T20:11:00Z">
              <w:r>
                <w:rPr>
                  <w:lang w:val="fr-FR"/>
                </w:rPr>
                <w:t xml:space="preserve"> durant mon adolescence.</w:t>
              </w:r>
            </w:ins>
            <w:ins w:id="1451" w:author="Gregory Koenig" w:date="2019-10-14T20:12:00Z">
              <w:r>
                <w:rPr>
                  <w:lang w:val="fr-FR"/>
                </w:rPr>
                <w:t xml:space="preserve"> </w:t>
              </w:r>
              <w:r>
                <w:rPr>
                  <w:rFonts w:ascii="Calibri" w:hAnsi="Calibri" w:cs="Calibri"/>
                  <w:lang w:val="fr-FR"/>
                </w:rPr>
                <w:t>À</w:t>
              </w:r>
              <w:r>
                <w:rPr>
                  <w:lang w:val="fr-FR"/>
                </w:rPr>
                <w:t xml:space="preserve"> un tel point que j’ai décidé de continuer sur ma lancer en postulant au cu</w:t>
              </w:r>
            </w:ins>
            <w:ins w:id="1452" w:author="Gregory Koenig" w:date="2019-10-14T20:13:00Z">
              <w:r>
                <w:rPr>
                  <w:lang w:val="fr-FR"/>
                </w:rPr>
                <w:t>rsus Master of Science en alternance proposé par EPITECH.</w:t>
              </w:r>
            </w:ins>
          </w:p>
        </w:tc>
      </w:tr>
    </w:tbl>
    <w:p w14:paraId="4EE8F07C" w14:textId="6713FE03" w:rsidR="00880BC6" w:rsidRPr="001F43A2" w:rsidRDefault="00FB08D4">
      <w:pPr>
        <w:spacing w:after="200"/>
        <w:rPr>
          <w:ins w:id="1453" w:author="Gregory Koenig" w:date="2019-10-14T16:07:00Z"/>
          <w:lang w:val="fr-FR"/>
          <w:rPrChange w:id="1454" w:author="Gregory Koenig" w:date="2019-10-15T02:33:00Z">
            <w:rPr>
              <w:ins w:id="1455" w:author="Gregory Koenig" w:date="2019-10-14T16:07:00Z"/>
            </w:rPr>
          </w:rPrChange>
        </w:rPr>
        <w:pPrChange w:id="1456" w:author="Gregory Koenig" w:date="2019-10-15T02:33:00Z">
          <w:pPr>
            <w:pStyle w:val="Heading1"/>
          </w:pPr>
        </w:pPrChange>
      </w:pPr>
      <w:ins w:id="1457" w:author="Gregory Koenig" w:date="2019-10-15T22:06:00Z">
        <w:r>
          <w:rPr>
            <w:rFonts w:cstheme="minorHAnsi"/>
            <w:noProof/>
            <w:szCs w:val="28"/>
            <w:lang w:val="fr-FR"/>
          </w:rPr>
          <w:drawing>
            <wp:anchor distT="0" distB="0" distL="114300" distR="114300" simplePos="0" relativeHeight="251762688" behindDoc="0" locked="0" layoutInCell="1" allowOverlap="1" wp14:anchorId="628B4BE2" wp14:editId="462DEAFD">
              <wp:simplePos x="0" y="0"/>
              <wp:positionH relativeFrom="margin">
                <wp:posOffset>-63500</wp:posOffset>
              </wp:positionH>
              <wp:positionV relativeFrom="margin">
                <wp:posOffset>10505109</wp:posOffset>
              </wp:positionV>
              <wp:extent cx="6096000" cy="2266950"/>
              <wp:effectExtent l="0" t="0" r="0" b="0"/>
              <wp:wrapSquare wrapText="bothSides"/>
              <wp:docPr id="27"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30-640x238.jpeg"/>
                      <pic:cNvPicPr/>
                    </pic:nvPicPr>
                    <pic:blipFill>
                      <a:blip r:embed="rId22">
                        <a:extLst>
                          <a:ext uri="{28A0092B-C50C-407E-A947-70E740481C1C}">
                            <a14:useLocalDpi xmlns:a14="http://schemas.microsoft.com/office/drawing/2010/main" val="0"/>
                          </a:ext>
                        </a:extLst>
                      </a:blip>
                      <a:stretch>
                        <a:fillRect/>
                      </a:stretch>
                    </pic:blipFill>
                    <pic:spPr>
                      <a:xfrm>
                        <a:off x="0" y="0"/>
                        <a:ext cx="6096000" cy="2266950"/>
                      </a:xfrm>
                      <a:prstGeom prst="rect">
                        <a:avLst/>
                      </a:prstGeom>
                    </pic:spPr>
                  </pic:pic>
                </a:graphicData>
              </a:graphic>
            </wp:anchor>
          </w:drawing>
        </w:r>
      </w:ins>
      <w:ins w:id="1458" w:author="Gregory Koenig" w:date="2019-10-14T14:59:00Z">
        <w:r w:rsidR="00C05D70" w:rsidRPr="00880BC6">
          <w:rPr>
            <w:lang w:val="fr-FR"/>
            <w:rPrChange w:id="1459" w:author="Gregory Koenig" w:date="2019-10-14T16:06:00Z">
              <w:rPr/>
            </w:rPrChange>
          </w:rPr>
          <w:br w:type="page"/>
        </w:r>
      </w:ins>
    </w:p>
    <w:tbl>
      <w:tblPr>
        <w:tblW w:w="9999" w:type="dxa"/>
        <w:tblInd w:w="40" w:type="dxa"/>
        <w:tblCellMar>
          <w:left w:w="0" w:type="dxa"/>
          <w:right w:w="0" w:type="dxa"/>
        </w:tblCellMar>
        <w:tblLook w:val="0000" w:firstRow="0" w:lastRow="0" w:firstColumn="0" w:lastColumn="0" w:noHBand="0" w:noVBand="0"/>
      </w:tblPr>
      <w:tblGrid>
        <w:gridCol w:w="9999"/>
      </w:tblGrid>
      <w:tr w:rsidR="00880BC6" w:rsidRPr="00F84C19" w14:paraId="42BE1678" w14:textId="77777777" w:rsidTr="003A68E0">
        <w:trPr>
          <w:trHeight w:val="3546"/>
          <w:ins w:id="1460" w:author="Gregory Koenig" w:date="2019-10-14T16:07:00Z"/>
        </w:trPr>
        <w:tc>
          <w:tcPr>
            <w:tcW w:w="9999" w:type="dxa"/>
          </w:tcPr>
          <w:p w14:paraId="71F79939" w14:textId="1045DFC2" w:rsidR="00880BC6" w:rsidRPr="00DE14F2" w:rsidRDefault="00880BC6">
            <w:pPr>
              <w:tabs>
                <w:tab w:val="left" w:pos="7750"/>
              </w:tabs>
              <w:rPr>
                <w:ins w:id="1461" w:author="Gregory Koenig" w:date="2019-10-14T16:07:00Z"/>
                <w:lang w:val="fr-FR"/>
              </w:rPr>
              <w:pPrChange w:id="1462" w:author="Gregory Koenig" w:date="2019-10-15T02:33:00Z">
                <w:pPr>
                  <w:pStyle w:val="Content"/>
                </w:pPr>
              </w:pPrChange>
            </w:pPr>
          </w:p>
        </w:tc>
      </w:tr>
    </w:tbl>
    <w:p w14:paraId="4E3FC53A" w14:textId="4BC48504" w:rsidR="0087605E" w:rsidRDefault="001F43A2" w:rsidP="00DF027C">
      <w:pPr>
        <w:rPr>
          <w:ins w:id="1463" w:author="Gregory Koenig" w:date="2019-10-15T19:34:00Z"/>
          <w:lang w:val="fr-FR"/>
        </w:rPr>
      </w:pPr>
      <w:ins w:id="1464" w:author="Gregory Koenig" w:date="2019-10-15T02:35:00Z">
        <w:r w:rsidRPr="00130B75">
          <w:rPr>
            <w:noProof/>
            <w:lang w:val="fr-FR"/>
          </w:rPr>
          <w:lastRenderedPageBreak/>
          <mc:AlternateContent>
            <mc:Choice Requires="wps">
              <w:drawing>
                <wp:anchor distT="45720" distB="45720" distL="114300" distR="114300" simplePos="0" relativeHeight="251693056" behindDoc="0" locked="0" layoutInCell="1" allowOverlap="1" wp14:anchorId="453A5D6C" wp14:editId="387BE886">
                  <wp:simplePos x="0" y="0"/>
                  <wp:positionH relativeFrom="margin">
                    <wp:posOffset>2380615</wp:posOffset>
                  </wp:positionH>
                  <wp:positionV relativeFrom="margin">
                    <wp:posOffset>3981450</wp:posOffset>
                  </wp:positionV>
                  <wp:extent cx="1619250" cy="1404620"/>
                  <wp:effectExtent l="0" t="0" r="1905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1404620"/>
                          </a:xfrm>
                          <a:prstGeom prst="rect">
                            <a:avLst/>
                          </a:prstGeom>
                          <a:solidFill>
                            <a:srgbClr val="FFFFFF"/>
                          </a:solidFill>
                          <a:ln w="9525">
                            <a:solidFill>
                              <a:schemeClr val="bg1"/>
                            </a:solidFill>
                            <a:miter lim="800000"/>
                            <a:headEnd/>
                            <a:tailEnd/>
                          </a:ln>
                        </wps:spPr>
                        <wps:txbx>
                          <w:txbxContent>
                            <w:p w14:paraId="1706B10F" w14:textId="41716A82" w:rsidR="006A20B6" w:rsidRPr="0018369C" w:rsidRDefault="006A20B6">
                              <w:pPr>
                                <w:pStyle w:val="Heading1"/>
                                <w:spacing w:before="0"/>
                                <w:jc w:val="center"/>
                                <w:pPrChange w:id="1465" w:author="Gregory Koenig" w:date="2019-10-15T02:35:00Z">
                                  <w:pPr/>
                                </w:pPrChange>
                              </w:pPr>
                              <w:bookmarkStart w:id="1466" w:name="_Toc22088964"/>
                              <w:ins w:id="1467" w:author="Gregory Koenig" w:date="2019-10-15T02:35:00Z">
                                <w:r>
                                  <w:t>Annexes</w:t>
                                </w:r>
                              </w:ins>
                              <w:bookmarkEnd w:id="146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3A5D6C" id="_x0000_s1063" type="#_x0000_t202" style="position:absolute;margin-left:187.45pt;margin-top:313.5pt;width:127.5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" strokecolor="white [3212]">
                  <v:textbox style="mso-fit-shape-to-text:t">
                    <w:txbxContent>
                      <w:p w14:paraId="1706B10F" w14:textId="41716A82" w:rsidR="006A20B6" w:rsidRPr="0018369C" w:rsidRDefault="006A20B6">
                        <w:pPr>
                          <w:pStyle w:val="Heading1"/>
                          <w:spacing w:before="0"/>
                          <w:jc w:val="center"/>
                          <w:pPrChange w:id="1468" w:author="Gregory Koenig" w:date="2019-10-15T02:35:00Z">
                            <w:pPr/>
                          </w:pPrChange>
                        </w:pPr>
                        <w:bookmarkStart w:id="1469" w:name="_Toc22088964"/>
                        <w:ins w:id="1470" w:author="Gregory Koenig" w:date="2019-10-15T02:35:00Z">
                          <w:r>
                            <w:t>Annexes</w:t>
                          </w:r>
                        </w:ins>
                        <w:bookmarkEnd w:id="1469"/>
                      </w:p>
                    </w:txbxContent>
                  </v:textbox>
                  <w10:wrap type="square" anchorx="margin" anchory="margin"/>
                </v:shape>
              </w:pict>
            </mc:Fallback>
          </mc:AlternateContent>
        </w:r>
      </w:ins>
      <w:ins w:id="1471" w:author="Gregory Koenig" w:date="2019-10-15T02:34:00Z">
        <w:r>
          <w:rPr>
            <w:noProof/>
            <w:lang w:val="fr-FR"/>
          </w:rPr>
          <mc:AlternateContent>
            <mc:Choice Requires="wps">
              <w:drawing>
                <wp:anchor distT="0" distB="0" distL="114300" distR="114300" simplePos="0" relativeHeight="251691008" behindDoc="0" locked="0" layoutInCell="1" allowOverlap="1" wp14:anchorId="14AE7939" wp14:editId="230ECBAC">
                  <wp:simplePos x="0" y="0"/>
                  <wp:positionH relativeFrom="margin">
                    <wp:align>center</wp:align>
                  </wp:positionH>
                  <wp:positionV relativeFrom="margin">
                    <wp:align>top</wp:align>
                  </wp:positionV>
                  <wp:extent cx="7804150" cy="2692400"/>
                  <wp:effectExtent l="0" t="0" r="25400" b="12700"/>
                  <wp:wrapSquare wrapText="bothSides"/>
                  <wp:docPr id="23" name="Flowchart: Manual Input 23"/>
                  <wp:cNvGraphicFramePr/>
                  <a:graphic xmlns:a="http://schemas.openxmlformats.org/drawingml/2006/main">
                    <a:graphicData uri="http://schemas.microsoft.com/office/word/2010/wordprocessingShape">
                      <wps:wsp>
                        <wps:cNvSpPr/>
                        <wps:spPr>
                          <a:xfrm flipH="1" flipV="1">
                            <a:off x="0" y="0"/>
                            <a:ext cx="7804150" cy="2692400"/>
                          </a:xfrm>
                          <a:prstGeom prst="flowChartManualInput">
                            <a:avLst/>
                          </a:prstGeom>
                          <a:blipFill>
                            <a:blip r:embed="rId13">
                              <a:duotone>
                                <a:schemeClr val="accent5">
                                  <a:shade val="45000"/>
                                  <a:satMod val="135000"/>
                                </a:schemeClr>
                                <a:prstClr val="white"/>
                              </a:duotone>
                              <a:extLst>
                                <a:ext uri="{BEBA8EAE-BF5A-486C-A8C5-ECC9F3942E4B}">
                                  <a14:imgProps xmlns:a14="http://schemas.microsoft.com/office/drawing/2010/main">
                                    <a14:imgLayer r:embed="rId14">
                                      <a14:imgEffect>
                                        <a14:artisticGlass/>
                                      </a14:imgEffect>
                                    </a14:imgLayer>
                                  </a14:imgProps>
                                </a:ext>
                              </a:extLst>
                            </a:blip>
                            <a:tile tx="0" ty="0" sx="100000" sy="100000" flip="none" algn="tl"/>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E41C6" id="Flowchart: Manual Input 23" o:spid="_x0000_s1026" type="#_x0000_t118" style="position:absolute;margin-left:0;margin-top:0;width:614.5pt;height:212pt;flip:x y;z-index:25169100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" strokecolor="white [3212]" strokeweight="2pt">
                  <v:fill r:id="rId15" o:title="" recolor="t" rotate="t" type="tile"/>
                  <v:imagedata recolortarget="#2a2035 [1448]"/>
                  <w10:wrap type="square" anchorx="margin" anchory="margin"/>
                </v:shape>
              </w:pict>
            </mc:Fallback>
          </mc:AlternateContent>
        </w:r>
      </w:ins>
      <w:ins w:id="1472" w:author="Gregory Koenig" w:date="2019-10-15T02:33:00Z">
        <w:r>
          <w:rPr>
            <w:noProof/>
            <w:lang w:val="fr-FR"/>
          </w:rPr>
          <mc:AlternateContent>
            <mc:Choice Requires="wps">
              <w:drawing>
                <wp:anchor distT="0" distB="0" distL="114300" distR="114300" simplePos="0" relativeHeight="251688960" behindDoc="0" locked="0" layoutInCell="1" allowOverlap="1" wp14:anchorId="5323BDE3" wp14:editId="6F482817">
                  <wp:simplePos x="0" y="0"/>
                  <wp:positionH relativeFrom="margin">
                    <wp:align>center</wp:align>
                  </wp:positionH>
                  <wp:positionV relativeFrom="margin">
                    <wp:align>bottom</wp:align>
                  </wp:positionV>
                  <wp:extent cx="7785100" cy="2692400"/>
                  <wp:effectExtent l="0" t="0" r="25400" b="12700"/>
                  <wp:wrapSquare wrapText="bothSides"/>
                  <wp:docPr id="22" name="Flowchart: Manual Input 22"/>
                  <wp:cNvGraphicFramePr/>
                  <a:graphic xmlns:a="http://schemas.openxmlformats.org/drawingml/2006/main">
                    <a:graphicData uri="http://schemas.microsoft.com/office/word/2010/wordprocessingShape">
                      <wps:wsp>
                        <wps:cNvSpPr/>
                        <wps:spPr>
                          <a:xfrm>
                            <a:off x="0" y="0"/>
                            <a:ext cx="7785100" cy="2692400"/>
                          </a:xfrm>
                          <a:prstGeom prst="flowChartManualInput">
                            <a:avLst/>
                          </a:prstGeom>
                          <a:blipFill>
                            <a:blip r:embed="rId13">
                              <a:duotone>
                                <a:schemeClr val="accent5">
                                  <a:shade val="45000"/>
                                  <a:satMod val="135000"/>
                                </a:schemeClr>
                                <a:prstClr val="white"/>
                              </a:duotone>
                              <a:extLst>
                                <a:ext uri="{BEBA8EAE-BF5A-486C-A8C5-ECC9F3942E4B}">
                                  <a14:imgProps xmlns:a14="http://schemas.microsoft.com/office/drawing/2010/main">
                                    <a14:imgLayer r:embed="rId14">
                                      <a14:imgEffect>
                                        <a14:artisticGlass/>
                                      </a14:imgEffect>
                                    </a14:imgLayer>
                                  </a14:imgProps>
                                </a:ext>
                              </a:extLst>
                            </a:blip>
                            <a:tile tx="0" ty="0" sx="100000" sy="100000" flip="none" algn="tl"/>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643AF" id="Flowchart: Manual Input 22" o:spid="_x0000_s1026" type="#_x0000_t118" style="position:absolute;margin-left:0;margin-top:0;width:613pt;height:212pt;z-index:25168896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" strokecolor="white [3212]" strokeweight="2pt">
                  <v:fill r:id="rId15" o:title="" recolor="t" rotate="t" type="tile"/>
                  <v:imagedata recolortarget="#2a2035 [1448]"/>
                  <w10:wrap type="square" anchorx="margin" anchory="margin"/>
                </v:shape>
              </w:pict>
            </mc:Fallback>
          </mc:AlternateContent>
        </w:r>
      </w:ins>
    </w:p>
    <w:p w14:paraId="4D2FC0FF" w14:textId="3C0BC89C" w:rsidR="009D4308" w:rsidRPr="009D4308" w:rsidRDefault="009D4308">
      <w:pPr>
        <w:rPr>
          <w:ins w:id="1473" w:author="Gregory Koenig" w:date="2019-10-15T19:34:00Z"/>
          <w:lang w:val="fr-FR"/>
        </w:rPr>
      </w:pPr>
    </w:p>
    <w:p w14:paraId="2B1BD793" w14:textId="6629E024" w:rsidR="009D4308" w:rsidRPr="009D4308" w:rsidRDefault="009D4308">
      <w:pPr>
        <w:rPr>
          <w:ins w:id="1474" w:author="Gregory Koenig" w:date="2019-10-15T19:34:00Z"/>
          <w:lang w:val="fr-FR"/>
        </w:rPr>
      </w:pPr>
    </w:p>
    <w:p w14:paraId="6F88B8B1" w14:textId="6B22428D" w:rsidR="009D4308" w:rsidRPr="009D4308" w:rsidRDefault="009D4308">
      <w:pPr>
        <w:rPr>
          <w:ins w:id="1475" w:author="Gregory Koenig" w:date="2019-10-15T19:34:00Z"/>
          <w:lang w:val="fr-FR"/>
        </w:rPr>
      </w:pPr>
    </w:p>
    <w:p w14:paraId="1C601CED" w14:textId="2E4273C2" w:rsidR="009D4308" w:rsidRPr="009D4308" w:rsidRDefault="009D4308">
      <w:pPr>
        <w:rPr>
          <w:ins w:id="1476" w:author="Gregory Koenig" w:date="2019-10-15T19:34:00Z"/>
          <w:lang w:val="fr-FR"/>
        </w:rPr>
      </w:pPr>
    </w:p>
    <w:p w14:paraId="465FB424" w14:textId="608E9AAC" w:rsidR="009D4308" w:rsidRPr="009D4308" w:rsidRDefault="009D4308">
      <w:pPr>
        <w:rPr>
          <w:ins w:id="1477" w:author="Gregory Koenig" w:date="2019-10-15T19:34:00Z"/>
          <w:lang w:val="fr-FR"/>
        </w:rPr>
      </w:pPr>
    </w:p>
    <w:p w14:paraId="59D0B144" w14:textId="362D766A" w:rsidR="009D4308" w:rsidRPr="009D4308" w:rsidRDefault="009D4308">
      <w:pPr>
        <w:rPr>
          <w:ins w:id="1478" w:author="Gregory Koenig" w:date="2019-10-15T19:34:00Z"/>
          <w:lang w:val="fr-FR"/>
        </w:rPr>
      </w:pPr>
    </w:p>
    <w:p w14:paraId="09248BE4" w14:textId="5A1752F6" w:rsidR="009D4308" w:rsidRPr="009D4308" w:rsidRDefault="009D4308">
      <w:pPr>
        <w:rPr>
          <w:ins w:id="1479" w:author="Gregory Koenig" w:date="2019-10-15T19:34:00Z"/>
          <w:lang w:val="fr-FR"/>
        </w:rPr>
      </w:pPr>
    </w:p>
    <w:p w14:paraId="4BD69CDB" w14:textId="034C5035" w:rsidR="009D4308" w:rsidRPr="009D4308" w:rsidRDefault="009D4308">
      <w:pPr>
        <w:rPr>
          <w:ins w:id="1480" w:author="Gregory Koenig" w:date="2019-10-15T19:34:00Z"/>
          <w:lang w:val="fr-FR"/>
        </w:rPr>
      </w:pPr>
    </w:p>
    <w:p w14:paraId="21ADC225" w14:textId="21FDC476" w:rsidR="009D4308" w:rsidRDefault="009D4308" w:rsidP="009D4308">
      <w:pPr>
        <w:rPr>
          <w:ins w:id="1481" w:author="Gregory Koenig" w:date="2019-10-15T19:34:00Z"/>
          <w:lang w:val="fr-FR"/>
        </w:rPr>
      </w:pPr>
    </w:p>
    <w:p w14:paraId="1F66A422" w14:textId="020490A2" w:rsidR="009D4308" w:rsidRDefault="009D4308">
      <w:pPr>
        <w:spacing w:after="200"/>
        <w:rPr>
          <w:ins w:id="1482" w:author="Gregory Koenig" w:date="2019-10-15T19:34:00Z"/>
          <w:lang w:val="fr-FR"/>
        </w:rPr>
      </w:pPr>
      <w:ins w:id="1483" w:author="Gregory Koenig" w:date="2019-10-15T19:34:00Z">
        <w:r>
          <w:rPr>
            <w:lang w:val="fr-FR"/>
          </w:rPr>
          <w:br w:type="page"/>
        </w:r>
      </w:ins>
    </w:p>
    <w:p w14:paraId="1DE25E68" w14:textId="53A3EAB1" w:rsidR="0051510E" w:rsidRDefault="0051510E" w:rsidP="009D4308">
      <w:pPr>
        <w:tabs>
          <w:tab w:val="left" w:pos="4460"/>
        </w:tabs>
        <w:rPr>
          <w:ins w:id="1484" w:author="Gregory Koenig" w:date="2019-10-15T19:35:00Z"/>
          <w:noProof/>
          <w:lang w:val="fr-FR"/>
        </w:rPr>
      </w:pPr>
      <w:ins w:id="1485" w:author="Gregory Koenig" w:date="2019-10-15T19:35:00Z">
        <w:r>
          <w:rPr>
            <w:noProof/>
            <w:lang w:val="fr-FR"/>
          </w:rPr>
          <w:lastRenderedPageBreak/>
          <w:t>Annexe 1 – Historique d’Actency</w:t>
        </w:r>
      </w:ins>
    </w:p>
    <w:p w14:paraId="5F0A4C02" w14:textId="36F74749" w:rsidR="0051510E" w:rsidRDefault="0051510E" w:rsidP="009D4308">
      <w:pPr>
        <w:tabs>
          <w:tab w:val="left" w:pos="4460"/>
        </w:tabs>
        <w:rPr>
          <w:ins w:id="1486" w:author="Gregory Koenig" w:date="2019-10-15T19:35:00Z"/>
          <w:noProof/>
          <w:lang w:val="fr-FR"/>
        </w:rPr>
      </w:pPr>
      <w:ins w:id="1487" w:author="Gregory Koenig" w:date="2019-10-15T19:34:00Z">
        <w:r>
          <w:rPr>
            <w:noProof/>
            <w:lang w:val="fr-FR"/>
          </w:rPr>
          <w:drawing>
            <wp:anchor distT="0" distB="0" distL="114300" distR="114300" simplePos="0" relativeHeight="251736064" behindDoc="0" locked="0" layoutInCell="1" allowOverlap="1" wp14:anchorId="507610C3" wp14:editId="55F92961">
              <wp:simplePos x="0" y="0"/>
              <wp:positionH relativeFrom="margin">
                <wp:align>center</wp:align>
              </wp:positionH>
              <wp:positionV relativeFrom="margin">
                <wp:align>center</wp:align>
              </wp:positionV>
              <wp:extent cx="4514850" cy="7994015"/>
              <wp:effectExtent l="0" t="0" r="0" b="6985"/>
              <wp:wrapSquare wrapText="bothSides"/>
              <wp:docPr id="213" name="Picture 2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timeline01.jpg"/>
                      <pic:cNvPicPr/>
                    </pic:nvPicPr>
                    <pic:blipFill>
                      <a:blip r:embed="rId33">
                        <a:extLst>
                          <a:ext uri="{28A0092B-C50C-407E-A947-70E740481C1C}">
                            <a14:useLocalDpi xmlns:a14="http://schemas.microsoft.com/office/drawing/2010/main" val="0"/>
                          </a:ext>
                        </a:extLst>
                      </a:blip>
                      <a:stretch>
                        <a:fillRect/>
                      </a:stretch>
                    </pic:blipFill>
                    <pic:spPr>
                      <a:xfrm>
                        <a:off x="0" y="0"/>
                        <a:ext cx="4514850" cy="7994015"/>
                      </a:xfrm>
                      <a:prstGeom prst="rect">
                        <a:avLst/>
                      </a:prstGeom>
                    </pic:spPr>
                  </pic:pic>
                </a:graphicData>
              </a:graphic>
              <wp14:sizeRelH relativeFrom="margin">
                <wp14:pctWidth>0</wp14:pctWidth>
              </wp14:sizeRelH>
              <wp14:sizeRelV relativeFrom="margin">
                <wp14:pctHeight>0</wp14:pctHeight>
              </wp14:sizeRelV>
            </wp:anchor>
          </w:drawing>
        </w:r>
      </w:ins>
    </w:p>
    <w:p w14:paraId="042D4071" w14:textId="63B78196" w:rsidR="0051510E" w:rsidRDefault="0051510E">
      <w:pPr>
        <w:spacing w:after="200"/>
        <w:rPr>
          <w:ins w:id="1488" w:author="Gregory Koenig" w:date="2019-10-15T19:40:00Z"/>
          <w:lang w:val="fr-FR"/>
        </w:rPr>
      </w:pPr>
      <w:ins w:id="1489" w:author="Gregory Koenig" w:date="2019-10-15T19:40:00Z">
        <w:r>
          <w:rPr>
            <w:lang w:val="fr-FR"/>
          </w:rPr>
          <w:br w:type="page"/>
        </w:r>
      </w:ins>
    </w:p>
    <w:p w14:paraId="12893730" w14:textId="30659095" w:rsidR="00E86203" w:rsidRDefault="00E86203">
      <w:pPr>
        <w:spacing w:after="200"/>
        <w:rPr>
          <w:ins w:id="1490" w:author="Gregory Koenig" w:date="2019-10-15T20:28:00Z"/>
          <w:lang w:val="fr-FR"/>
        </w:rPr>
      </w:pPr>
      <w:ins w:id="1491" w:author="Gregory Koenig" w:date="2019-10-15T20:28:00Z">
        <w:r>
          <w:rPr>
            <w:noProof/>
            <w:lang w:val="fr-FR"/>
          </w:rPr>
          <w:lastRenderedPageBreak/>
          <w:drawing>
            <wp:anchor distT="0" distB="0" distL="114300" distR="114300" simplePos="0" relativeHeight="251758592" behindDoc="0" locked="0" layoutInCell="1" allowOverlap="1" wp14:anchorId="6A9A4A88" wp14:editId="528416A5">
              <wp:simplePos x="0" y="0"/>
              <wp:positionH relativeFrom="margin">
                <wp:align>center</wp:align>
              </wp:positionH>
              <wp:positionV relativeFrom="margin">
                <wp:align>center</wp:align>
              </wp:positionV>
              <wp:extent cx="4679315" cy="8286750"/>
              <wp:effectExtent l="0" t="0" r="6985" b="0"/>
              <wp:wrapSquare wrapText="bothSides"/>
              <wp:docPr id="231" name="Picture 2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timeline02.jpg"/>
                      <pic:cNvPicPr/>
                    </pic:nvPicPr>
                    <pic:blipFill>
                      <a:blip r:embed="rId34">
                        <a:extLst>
                          <a:ext uri="{28A0092B-C50C-407E-A947-70E740481C1C}">
                            <a14:useLocalDpi xmlns:a14="http://schemas.microsoft.com/office/drawing/2010/main" val="0"/>
                          </a:ext>
                        </a:extLst>
                      </a:blip>
                      <a:stretch>
                        <a:fillRect/>
                      </a:stretch>
                    </pic:blipFill>
                    <pic:spPr>
                      <a:xfrm>
                        <a:off x="0" y="0"/>
                        <a:ext cx="4679315" cy="8286750"/>
                      </a:xfrm>
                      <a:prstGeom prst="rect">
                        <a:avLst/>
                      </a:prstGeom>
                    </pic:spPr>
                  </pic:pic>
                </a:graphicData>
              </a:graphic>
              <wp14:sizeRelH relativeFrom="margin">
                <wp14:pctWidth>0</wp14:pctWidth>
              </wp14:sizeRelH>
              <wp14:sizeRelV relativeFrom="margin">
                <wp14:pctHeight>0</wp14:pctHeight>
              </wp14:sizeRelV>
            </wp:anchor>
          </w:drawing>
        </w:r>
        <w:r>
          <w:rPr>
            <w:lang w:val="fr-FR"/>
          </w:rPr>
          <w:br w:type="page"/>
        </w:r>
      </w:ins>
    </w:p>
    <w:p w14:paraId="11F3342E" w14:textId="52B55BA2" w:rsidR="009D4308" w:rsidRDefault="0051510E" w:rsidP="009D4308">
      <w:pPr>
        <w:tabs>
          <w:tab w:val="left" w:pos="4460"/>
        </w:tabs>
        <w:rPr>
          <w:ins w:id="1492" w:author="Gregory Koenig" w:date="2019-10-15T19:40:00Z"/>
          <w:lang w:val="fr-FR"/>
        </w:rPr>
      </w:pPr>
      <w:ins w:id="1493" w:author="Gregory Koenig" w:date="2019-10-15T19:40:00Z">
        <w:r>
          <w:rPr>
            <w:lang w:val="fr-FR"/>
          </w:rPr>
          <w:lastRenderedPageBreak/>
          <w:t>Annexe 2 – Liste des clients d’</w:t>
        </w:r>
        <w:proofErr w:type="spellStart"/>
        <w:r>
          <w:rPr>
            <w:lang w:val="fr-FR"/>
          </w:rPr>
          <w:t>Actency</w:t>
        </w:r>
        <w:proofErr w:type="spellEnd"/>
      </w:ins>
    </w:p>
    <w:p w14:paraId="0D3E75BC" w14:textId="5D217E33" w:rsidR="0051510E" w:rsidRDefault="0051510E" w:rsidP="009D4308">
      <w:pPr>
        <w:tabs>
          <w:tab w:val="left" w:pos="4460"/>
        </w:tabs>
        <w:rPr>
          <w:ins w:id="1494" w:author="Gregory Koenig" w:date="2019-10-15T19:40:00Z"/>
          <w:lang w:val="fr-FR"/>
        </w:rPr>
      </w:pPr>
    </w:p>
    <w:p w14:paraId="0CC06855" w14:textId="570B81E6" w:rsidR="0051510E" w:rsidRDefault="0051510E">
      <w:pPr>
        <w:spacing w:after="200"/>
        <w:rPr>
          <w:ins w:id="1495" w:author="Gregory Koenig" w:date="2019-10-15T19:41:00Z"/>
          <w:lang w:val="fr-FR"/>
        </w:rPr>
      </w:pPr>
      <w:ins w:id="1496" w:author="Gregory Koenig" w:date="2019-10-15T19:43:00Z">
        <w:r>
          <w:rPr>
            <w:noProof/>
            <w:lang w:val="fr-FR"/>
          </w:rPr>
          <w:drawing>
            <wp:anchor distT="0" distB="0" distL="114300" distR="114300" simplePos="0" relativeHeight="251740160" behindDoc="0" locked="0" layoutInCell="1" allowOverlap="1" wp14:anchorId="6F832FD1" wp14:editId="5E1F5209">
              <wp:simplePos x="730250" y="1428750"/>
              <wp:positionH relativeFrom="margin">
                <wp:align>center</wp:align>
              </wp:positionH>
              <wp:positionV relativeFrom="margin">
                <wp:align>center</wp:align>
              </wp:positionV>
              <wp:extent cx="6309360" cy="5419090"/>
              <wp:effectExtent l="0" t="0" r="0" b="0"/>
              <wp:wrapSquare wrapText="bothSides"/>
              <wp:docPr id="219" name="Picture 2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6309360" cy="5419090"/>
                      </a:xfrm>
                      <a:prstGeom prst="rect">
                        <a:avLst/>
                      </a:prstGeom>
                    </pic:spPr>
                  </pic:pic>
                </a:graphicData>
              </a:graphic>
            </wp:anchor>
          </w:drawing>
        </w:r>
      </w:ins>
      <w:ins w:id="1497" w:author="Gregory Koenig" w:date="2019-10-15T19:41:00Z">
        <w:r>
          <w:rPr>
            <w:lang w:val="fr-FR"/>
          </w:rPr>
          <w:br w:type="page"/>
        </w:r>
      </w:ins>
    </w:p>
    <w:p w14:paraId="55A85333" w14:textId="5D5EDA07" w:rsidR="0051510E" w:rsidRDefault="0051510E" w:rsidP="009D4308">
      <w:pPr>
        <w:tabs>
          <w:tab w:val="left" w:pos="4460"/>
        </w:tabs>
        <w:rPr>
          <w:ins w:id="1498" w:author="Gregory Koenig" w:date="2019-10-15T19:41:00Z"/>
          <w:lang w:val="fr-FR"/>
        </w:rPr>
      </w:pPr>
      <w:ins w:id="1499" w:author="Gregory Koenig" w:date="2019-10-15T19:40:00Z">
        <w:r>
          <w:rPr>
            <w:noProof/>
            <w:lang w:val="fr-FR"/>
          </w:rPr>
          <w:lastRenderedPageBreak/>
          <w:drawing>
            <wp:anchor distT="0" distB="0" distL="114300" distR="114300" simplePos="0" relativeHeight="251738112" behindDoc="0" locked="0" layoutInCell="1" allowOverlap="1" wp14:anchorId="4F2A7E39" wp14:editId="1306F8C4">
              <wp:simplePos x="730250" y="927100"/>
              <wp:positionH relativeFrom="margin">
                <wp:align>center</wp:align>
              </wp:positionH>
              <wp:positionV relativeFrom="margin">
                <wp:align>center</wp:align>
              </wp:positionV>
              <wp:extent cx="6309360" cy="5370195"/>
              <wp:effectExtent l="0" t="0" r="0" b="1905"/>
              <wp:wrapSquare wrapText="bothSides"/>
              <wp:docPr id="215" name="Picture 2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Capture2.PNG"/>
                      <pic:cNvPicPr/>
                    </pic:nvPicPr>
                    <pic:blipFill>
                      <a:blip r:embed="rId36">
                        <a:extLst>
                          <a:ext uri="{28A0092B-C50C-407E-A947-70E740481C1C}">
                            <a14:useLocalDpi xmlns:a14="http://schemas.microsoft.com/office/drawing/2010/main" val="0"/>
                          </a:ext>
                        </a:extLst>
                      </a:blip>
                      <a:stretch>
                        <a:fillRect/>
                      </a:stretch>
                    </pic:blipFill>
                    <pic:spPr>
                      <a:xfrm>
                        <a:off x="0" y="0"/>
                        <a:ext cx="6309360" cy="5370195"/>
                      </a:xfrm>
                      <a:prstGeom prst="rect">
                        <a:avLst/>
                      </a:prstGeom>
                    </pic:spPr>
                  </pic:pic>
                </a:graphicData>
              </a:graphic>
            </wp:anchor>
          </w:drawing>
        </w:r>
      </w:ins>
    </w:p>
    <w:p w14:paraId="1ADF2FE9" w14:textId="61D1AE71" w:rsidR="0051510E" w:rsidRPr="0051510E" w:rsidRDefault="0051510E">
      <w:pPr>
        <w:rPr>
          <w:ins w:id="1500" w:author="Gregory Koenig" w:date="2019-10-15T19:41:00Z"/>
          <w:lang w:val="fr-FR"/>
        </w:rPr>
        <w:pPrChange w:id="1501" w:author="Gregory Koenig" w:date="2019-10-15T19:41:00Z">
          <w:pPr>
            <w:tabs>
              <w:tab w:val="left" w:pos="4460"/>
            </w:tabs>
          </w:pPr>
        </w:pPrChange>
      </w:pPr>
    </w:p>
    <w:p w14:paraId="441E05B5" w14:textId="4ECDD6BB" w:rsidR="0051510E" w:rsidRPr="0051510E" w:rsidRDefault="0051510E">
      <w:pPr>
        <w:rPr>
          <w:ins w:id="1502" w:author="Gregory Koenig" w:date="2019-10-15T19:41:00Z"/>
          <w:lang w:val="fr-FR"/>
        </w:rPr>
        <w:pPrChange w:id="1503" w:author="Gregory Koenig" w:date="2019-10-15T19:41:00Z">
          <w:pPr>
            <w:tabs>
              <w:tab w:val="left" w:pos="4460"/>
            </w:tabs>
          </w:pPr>
        </w:pPrChange>
      </w:pPr>
    </w:p>
    <w:p w14:paraId="49B3A5F1" w14:textId="0BF1D882" w:rsidR="0051510E" w:rsidRPr="0051510E" w:rsidRDefault="0051510E">
      <w:pPr>
        <w:rPr>
          <w:ins w:id="1504" w:author="Gregory Koenig" w:date="2019-10-15T19:41:00Z"/>
          <w:lang w:val="fr-FR"/>
        </w:rPr>
        <w:pPrChange w:id="1505" w:author="Gregory Koenig" w:date="2019-10-15T19:41:00Z">
          <w:pPr>
            <w:tabs>
              <w:tab w:val="left" w:pos="4460"/>
            </w:tabs>
          </w:pPr>
        </w:pPrChange>
      </w:pPr>
    </w:p>
    <w:p w14:paraId="580BB16A" w14:textId="53A22691" w:rsidR="0051510E" w:rsidRPr="0051510E" w:rsidRDefault="0051510E">
      <w:pPr>
        <w:rPr>
          <w:ins w:id="1506" w:author="Gregory Koenig" w:date="2019-10-15T19:41:00Z"/>
          <w:lang w:val="fr-FR"/>
        </w:rPr>
        <w:pPrChange w:id="1507" w:author="Gregory Koenig" w:date="2019-10-15T19:41:00Z">
          <w:pPr>
            <w:tabs>
              <w:tab w:val="left" w:pos="4460"/>
            </w:tabs>
          </w:pPr>
        </w:pPrChange>
      </w:pPr>
    </w:p>
    <w:p w14:paraId="0EAE7A92" w14:textId="56A0EA1C" w:rsidR="0051510E" w:rsidRPr="0051510E" w:rsidRDefault="0051510E">
      <w:pPr>
        <w:rPr>
          <w:ins w:id="1508" w:author="Gregory Koenig" w:date="2019-10-15T19:41:00Z"/>
          <w:lang w:val="fr-FR"/>
        </w:rPr>
        <w:pPrChange w:id="1509" w:author="Gregory Koenig" w:date="2019-10-15T19:41:00Z">
          <w:pPr>
            <w:tabs>
              <w:tab w:val="left" w:pos="4460"/>
            </w:tabs>
          </w:pPr>
        </w:pPrChange>
      </w:pPr>
    </w:p>
    <w:p w14:paraId="7642216A" w14:textId="6208D944" w:rsidR="0051510E" w:rsidRPr="0051510E" w:rsidRDefault="0051510E">
      <w:pPr>
        <w:rPr>
          <w:ins w:id="1510" w:author="Gregory Koenig" w:date="2019-10-15T19:41:00Z"/>
          <w:lang w:val="fr-FR"/>
        </w:rPr>
        <w:pPrChange w:id="1511" w:author="Gregory Koenig" w:date="2019-10-15T19:41:00Z">
          <w:pPr>
            <w:tabs>
              <w:tab w:val="left" w:pos="4460"/>
            </w:tabs>
          </w:pPr>
        </w:pPrChange>
      </w:pPr>
    </w:p>
    <w:p w14:paraId="0883E5FD" w14:textId="471ADE0C" w:rsidR="0051510E" w:rsidRPr="0051510E" w:rsidRDefault="0051510E">
      <w:pPr>
        <w:rPr>
          <w:ins w:id="1512" w:author="Gregory Koenig" w:date="2019-10-15T19:41:00Z"/>
          <w:lang w:val="fr-FR"/>
        </w:rPr>
        <w:pPrChange w:id="1513" w:author="Gregory Koenig" w:date="2019-10-15T19:41:00Z">
          <w:pPr>
            <w:tabs>
              <w:tab w:val="left" w:pos="4460"/>
            </w:tabs>
          </w:pPr>
        </w:pPrChange>
      </w:pPr>
    </w:p>
    <w:p w14:paraId="6CC5429B" w14:textId="669922C0" w:rsidR="0051510E" w:rsidRPr="0051510E" w:rsidRDefault="0051510E">
      <w:pPr>
        <w:rPr>
          <w:ins w:id="1514" w:author="Gregory Koenig" w:date="2019-10-15T19:41:00Z"/>
          <w:lang w:val="fr-FR"/>
        </w:rPr>
        <w:pPrChange w:id="1515" w:author="Gregory Koenig" w:date="2019-10-15T19:41:00Z">
          <w:pPr>
            <w:tabs>
              <w:tab w:val="left" w:pos="4460"/>
            </w:tabs>
          </w:pPr>
        </w:pPrChange>
      </w:pPr>
    </w:p>
    <w:p w14:paraId="1BD71610" w14:textId="25763663" w:rsidR="0051510E" w:rsidRPr="0051510E" w:rsidRDefault="0051510E">
      <w:pPr>
        <w:rPr>
          <w:ins w:id="1516" w:author="Gregory Koenig" w:date="2019-10-15T19:41:00Z"/>
          <w:lang w:val="fr-FR"/>
        </w:rPr>
        <w:pPrChange w:id="1517" w:author="Gregory Koenig" w:date="2019-10-15T19:41:00Z">
          <w:pPr>
            <w:tabs>
              <w:tab w:val="left" w:pos="4460"/>
            </w:tabs>
          </w:pPr>
        </w:pPrChange>
      </w:pPr>
    </w:p>
    <w:p w14:paraId="43112DE2" w14:textId="051A209B" w:rsidR="0051510E" w:rsidRPr="0051510E" w:rsidRDefault="0051510E">
      <w:pPr>
        <w:rPr>
          <w:ins w:id="1518" w:author="Gregory Koenig" w:date="2019-10-15T19:41:00Z"/>
          <w:lang w:val="fr-FR"/>
        </w:rPr>
        <w:pPrChange w:id="1519" w:author="Gregory Koenig" w:date="2019-10-15T19:41:00Z">
          <w:pPr>
            <w:tabs>
              <w:tab w:val="left" w:pos="4460"/>
            </w:tabs>
          </w:pPr>
        </w:pPrChange>
      </w:pPr>
    </w:p>
    <w:p w14:paraId="56618431" w14:textId="76193A3E" w:rsidR="0051510E" w:rsidRPr="0051510E" w:rsidRDefault="0051510E">
      <w:pPr>
        <w:rPr>
          <w:ins w:id="1520" w:author="Gregory Koenig" w:date="2019-10-15T19:41:00Z"/>
          <w:lang w:val="fr-FR"/>
        </w:rPr>
        <w:pPrChange w:id="1521" w:author="Gregory Koenig" w:date="2019-10-15T19:41:00Z">
          <w:pPr>
            <w:tabs>
              <w:tab w:val="left" w:pos="4460"/>
            </w:tabs>
          </w:pPr>
        </w:pPrChange>
      </w:pPr>
    </w:p>
    <w:p w14:paraId="40DC52B0" w14:textId="06A1587B" w:rsidR="0051510E" w:rsidRPr="0051510E" w:rsidRDefault="0051510E">
      <w:pPr>
        <w:rPr>
          <w:ins w:id="1522" w:author="Gregory Koenig" w:date="2019-10-15T19:41:00Z"/>
          <w:lang w:val="fr-FR"/>
        </w:rPr>
        <w:pPrChange w:id="1523" w:author="Gregory Koenig" w:date="2019-10-15T19:41:00Z">
          <w:pPr>
            <w:tabs>
              <w:tab w:val="left" w:pos="4460"/>
            </w:tabs>
          </w:pPr>
        </w:pPrChange>
      </w:pPr>
      <w:ins w:id="1524" w:author="Gregory Koenig" w:date="2019-10-15T19:41:00Z">
        <w:r>
          <w:rPr>
            <w:noProof/>
            <w:lang w:val="fr-FR"/>
          </w:rPr>
          <w:lastRenderedPageBreak/>
          <w:drawing>
            <wp:anchor distT="0" distB="0" distL="114300" distR="114300" simplePos="0" relativeHeight="251739136" behindDoc="0" locked="0" layoutInCell="1" allowOverlap="1" wp14:anchorId="76CC08A0" wp14:editId="5CA911EC">
              <wp:simplePos x="730250" y="927100"/>
              <wp:positionH relativeFrom="margin">
                <wp:align>center</wp:align>
              </wp:positionH>
              <wp:positionV relativeFrom="margin">
                <wp:align>center</wp:align>
              </wp:positionV>
              <wp:extent cx="6280473" cy="5378726"/>
              <wp:effectExtent l="0" t="0" r="6350" b="0"/>
              <wp:wrapSquare wrapText="bothSides"/>
              <wp:docPr id="218" name="Picture 2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apture3.PNG"/>
                      <pic:cNvPicPr/>
                    </pic:nvPicPr>
                    <pic:blipFill>
                      <a:blip r:embed="rId37">
                        <a:extLst>
                          <a:ext uri="{28A0092B-C50C-407E-A947-70E740481C1C}">
                            <a14:useLocalDpi xmlns:a14="http://schemas.microsoft.com/office/drawing/2010/main" val="0"/>
                          </a:ext>
                        </a:extLst>
                      </a:blip>
                      <a:stretch>
                        <a:fillRect/>
                      </a:stretch>
                    </pic:blipFill>
                    <pic:spPr>
                      <a:xfrm>
                        <a:off x="0" y="0"/>
                        <a:ext cx="6280473" cy="5378726"/>
                      </a:xfrm>
                      <a:prstGeom prst="rect">
                        <a:avLst/>
                      </a:prstGeom>
                    </pic:spPr>
                  </pic:pic>
                </a:graphicData>
              </a:graphic>
            </wp:anchor>
          </w:drawing>
        </w:r>
      </w:ins>
    </w:p>
    <w:p w14:paraId="0B3C1F70" w14:textId="1C8EC9F5" w:rsidR="0051510E" w:rsidRPr="0051510E" w:rsidRDefault="0051510E">
      <w:pPr>
        <w:rPr>
          <w:ins w:id="1525" w:author="Gregory Koenig" w:date="2019-10-15T19:41:00Z"/>
          <w:lang w:val="fr-FR"/>
        </w:rPr>
        <w:pPrChange w:id="1526" w:author="Gregory Koenig" w:date="2019-10-15T19:41:00Z">
          <w:pPr>
            <w:tabs>
              <w:tab w:val="left" w:pos="4460"/>
            </w:tabs>
          </w:pPr>
        </w:pPrChange>
      </w:pPr>
    </w:p>
    <w:p w14:paraId="2CE66D4F" w14:textId="1EFC371C" w:rsidR="0051510E" w:rsidRPr="0051510E" w:rsidRDefault="0051510E">
      <w:pPr>
        <w:rPr>
          <w:ins w:id="1527" w:author="Gregory Koenig" w:date="2019-10-15T19:41:00Z"/>
          <w:lang w:val="fr-FR"/>
        </w:rPr>
        <w:pPrChange w:id="1528" w:author="Gregory Koenig" w:date="2019-10-15T19:41:00Z">
          <w:pPr>
            <w:tabs>
              <w:tab w:val="left" w:pos="4460"/>
            </w:tabs>
          </w:pPr>
        </w:pPrChange>
      </w:pPr>
    </w:p>
    <w:p w14:paraId="4CDAE49E" w14:textId="04816B20" w:rsidR="0051510E" w:rsidRPr="0051510E" w:rsidRDefault="0051510E">
      <w:pPr>
        <w:rPr>
          <w:ins w:id="1529" w:author="Gregory Koenig" w:date="2019-10-15T19:41:00Z"/>
          <w:lang w:val="fr-FR"/>
        </w:rPr>
        <w:pPrChange w:id="1530" w:author="Gregory Koenig" w:date="2019-10-15T19:41:00Z">
          <w:pPr>
            <w:tabs>
              <w:tab w:val="left" w:pos="4460"/>
            </w:tabs>
          </w:pPr>
        </w:pPrChange>
      </w:pPr>
    </w:p>
    <w:p w14:paraId="73F76969" w14:textId="7593E996" w:rsidR="0051510E" w:rsidRPr="0051510E" w:rsidRDefault="0051510E">
      <w:pPr>
        <w:rPr>
          <w:ins w:id="1531" w:author="Gregory Koenig" w:date="2019-10-15T19:41:00Z"/>
          <w:lang w:val="fr-FR"/>
        </w:rPr>
        <w:pPrChange w:id="1532" w:author="Gregory Koenig" w:date="2019-10-15T19:41:00Z">
          <w:pPr>
            <w:tabs>
              <w:tab w:val="left" w:pos="4460"/>
            </w:tabs>
          </w:pPr>
        </w:pPrChange>
      </w:pPr>
    </w:p>
    <w:p w14:paraId="467516DA" w14:textId="14FA90AD" w:rsidR="0051510E" w:rsidRPr="0051510E" w:rsidRDefault="0051510E">
      <w:pPr>
        <w:rPr>
          <w:ins w:id="1533" w:author="Gregory Koenig" w:date="2019-10-15T19:41:00Z"/>
          <w:lang w:val="fr-FR"/>
        </w:rPr>
        <w:pPrChange w:id="1534" w:author="Gregory Koenig" w:date="2019-10-15T19:41:00Z">
          <w:pPr>
            <w:tabs>
              <w:tab w:val="left" w:pos="4460"/>
            </w:tabs>
          </w:pPr>
        </w:pPrChange>
      </w:pPr>
    </w:p>
    <w:p w14:paraId="6B8CEA67" w14:textId="18095C0B" w:rsidR="0051510E" w:rsidRPr="0051510E" w:rsidRDefault="0051510E">
      <w:pPr>
        <w:rPr>
          <w:ins w:id="1535" w:author="Gregory Koenig" w:date="2019-10-15T19:41:00Z"/>
          <w:lang w:val="fr-FR"/>
        </w:rPr>
        <w:pPrChange w:id="1536" w:author="Gregory Koenig" w:date="2019-10-15T19:41:00Z">
          <w:pPr>
            <w:tabs>
              <w:tab w:val="left" w:pos="4460"/>
            </w:tabs>
          </w:pPr>
        </w:pPrChange>
      </w:pPr>
    </w:p>
    <w:p w14:paraId="3A1CD7C1" w14:textId="7F8DE512" w:rsidR="0051510E" w:rsidRPr="0051510E" w:rsidRDefault="0051510E">
      <w:pPr>
        <w:rPr>
          <w:ins w:id="1537" w:author="Gregory Koenig" w:date="2019-10-15T19:41:00Z"/>
          <w:lang w:val="fr-FR"/>
        </w:rPr>
        <w:pPrChange w:id="1538" w:author="Gregory Koenig" w:date="2019-10-15T19:41:00Z">
          <w:pPr>
            <w:tabs>
              <w:tab w:val="left" w:pos="4460"/>
            </w:tabs>
          </w:pPr>
        </w:pPrChange>
      </w:pPr>
    </w:p>
    <w:p w14:paraId="0199DB34" w14:textId="067B1084" w:rsidR="0051510E" w:rsidRPr="0051510E" w:rsidRDefault="0051510E">
      <w:pPr>
        <w:rPr>
          <w:ins w:id="1539" w:author="Gregory Koenig" w:date="2019-10-15T19:41:00Z"/>
          <w:lang w:val="fr-FR"/>
        </w:rPr>
        <w:pPrChange w:id="1540" w:author="Gregory Koenig" w:date="2019-10-15T19:41:00Z">
          <w:pPr>
            <w:tabs>
              <w:tab w:val="left" w:pos="4460"/>
            </w:tabs>
          </w:pPr>
        </w:pPrChange>
      </w:pPr>
    </w:p>
    <w:p w14:paraId="3A355B64" w14:textId="2BFFDC96" w:rsidR="0051510E" w:rsidRPr="0051510E" w:rsidRDefault="0051510E">
      <w:pPr>
        <w:rPr>
          <w:ins w:id="1541" w:author="Gregory Koenig" w:date="2019-10-15T19:41:00Z"/>
          <w:lang w:val="fr-FR"/>
        </w:rPr>
        <w:pPrChange w:id="1542" w:author="Gregory Koenig" w:date="2019-10-15T19:41:00Z">
          <w:pPr>
            <w:tabs>
              <w:tab w:val="left" w:pos="4460"/>
            </w:tabs>
          </w:pPr>
        </w:pPrChange>
      </w:pPr>
    </w:p>
    <w:p w14:paraId="11BE2523" w14:textId="46A35D7F" w:rsidR="0051510E" w:rsidRPr="0051510E" w:rsidRDefault="0051510E">
      <w:pPr>
        <w:rPr>
          <w:ins w:id="1543" w:author="Gregory Koenig" w:date="2019-10-15T19:41:00Z"/>
          <w:lang w:val="fr-FR"/>
        </w:rPr>
        <w:pPrChange w:id="1544" w:author="Gregory Koenig" w:date="2019-10-15T19:41:00Z">
          <w:pPr>
            <w:tabs>
              <w:tab w:val="left" w:pos="4460"/>
            </w:tabs>
          </w:pPr>
        </w:pPrChange>
      </w:pPr>
    </w:p>
    <w:p w14:paraId="2105FED7" w14:textId="1B59FCF9" w:rsidR="006C2E24" w:rsidRDefault="006C2E24">
      <w:pPr>
        <w:spacing w:after="200"/>
        <w:rPr>
          <w:ins w:id="1545" w:author="Gregory Koenig" w:date="2019-10-15T23:02:00Z"/>
          <w:lang w:val="fr-FR"/>
        </w:rPr>
      </w:pPr>
      <w:ins w:id="1546" w:author="Gregory Koenig" w:date="2019-10-15T23:02:00Z">
        <w:r>
          <w:rPr>
            <w:lang w:val="fr-FR"/>
          </w:rPr>
          <w:br w:type="page"/>
        </w:r>
      </w:ins>
    </w:p>
    <w:p w14:paraId="664A97B9" w14:textId="0DA424B6" w:rsidR="0051510E" w:rsidRDefault="006C2E24">
      <w:pPr>
        <w:rPr>
          <w:ins w:id="1547" w:author="Gregory Koenig" w:date="2019-10-15T23:02:00Z"/>
          <w:lang w:val="fr-FR"/>
        </w:rPr>
      </w:pPr>
      <w:ins w:id="1548" w:author="Gregory Koenig" w:date="2019-10-15T23:02:00Z">
        <w:r>
          <w:rPr>
            <w:lang w:val="fr-FR"/>
          </w:rPr>
          <w:lastRenderedPageBreak/>
          <w:t xml:space="preserve">Annexe 3 – </w:t>
        </w:r>
      </w:ins>
    </w:p>
    <w:p w14:paraId="410DF545" w14:textId="6D210E91" w:rsidR="006C2E24" w:rsidRDefault="006C2E24">
      <w:pPr>
        <w:rPr>
          <w:ins w:id="1549" w:author="Gregory Koenig" w:date="2019-10-15T23:02:00Z"/>
          <w:lang w:val="fr-FR"/>
        </w:rPr>
      </w:pPr>
    </w:p>
    <w:tbl>
      <w:tblPr>
        <w:tblW w:w="10120" w:type="dxa"/>
        <w:tblLook w:val="04A0" w:firstRow="1" w:lastRow="0" w:firstColumn="1" w:lastColumn="0" w:noHBand="0" w:noVBand="1"/>
      </w:tblPr>
      <w:tblGrid>
        <w:gridCol w:w="1280"/>
        <w:gridCol w:w="1000"/>
        <w:gridCol w:w="3920"/>
        <w:gridCol w:w="3920"/>
        <w:tblGridChange w:id="1550">
          <w:tblGrid>
            <w:gridCol w:w="1280"/>
            <w:gridCol w:w="1000"/>
            <w:gridCol w:w="3920"/>
            <w:gridCol w:w="3920"/>
          </w:tblGrid>
        </w:tblGridChange>
      </w:tblGrid>
      <w:tr w:rsidR="006C2E24" w:rsidRPr="006C2E24" w14:paraId="5C49335A" w14:textId="77777777" w:rsidTr="006C2E24">
        <w:trPr>
          <w:trHeight w:val="280"/>
          <w:ins w:id="1551" w:author="Gregory Koenig" w:date="2019-10-15T23:12:00Z"/>
        </w:trPr>
        <w:tc>
          <w:tcPr>
            <w:tcW w:w="1280" w:type="dxa"/>
            <w:tcBorders>
              <w:top w:val="single" w:sz="4" w:space="0" w:color="000000"/>
              <w:left w:val="single" w:sz="4" w:space="0" w:color="000000"/>
              <w:bottom w:val="single" w:sz="4" w:space="0" w:color="000000"/>
              <w:right w:val="single" w:sz="4" w:space="0" w:color="000000"/>
            </w:tcBorders>
            <w:shd w:val="clear" w:color="auto" w:fill="auto"/>
            <w:hideMark/>
          </w:tcPr>
          <w:p w14:paraId="4D5A1791" w14:textId="77777777" w:rsidR="006C2E24" w:rsidRPr="006C2E24" w:rsidRDefault="006C2E24" w:rsidP="006C2E24">
            <w:pPr>
              <w:spacing w:line="240" w:lineRule="auto"/>
              <w:jc w:val="center"/>
              <w:rPr>
                <w:ins w:id="1552" w:author="Gregory Koenig" w:date="2019-10-15T23:12:00Z"/>
                <w:rFonts w:ascii="Arial" w:eastAsia="Times New Roman" w:hAnsi="Arial" w:cs="Arial"/>
                <w:bCs/>
                <w:color w:val="000000"/>
                <w:sz w:val="22"/>
              </w:rPr>
            </w:pPr>
            <w:ins w:id="1553" w:author="Gregory Koenig" w:date="2019-10-15T23:12:00Z">
              <w:r w:rsidRPr="006C2E24">
                <w:rPr>
                  <w:rFonts w:ascii="Arial" w:eastAsia="Times New Roman" w:hAnsi="Arial" w:cs="Arial"/>
                  <w:bCs/>
                  <w:color w:val="000000"/>
                  <w:sz w:val="22"/>
                </w:rPr>
                <w:t>Issue Type</w:t>
              </w:r>
            </w:ins>
          </w:p>
        </w:tc>
        <w:tc>
          <w:tcPr>
            <w:tcW w:w="1000" w:type="dxa"/>
            <w:tcBorders>
              <w:top w:val="single" w:sz="4" w:space="0" w:color="000000"/>
              <w:left w:val="nil"/>
              <w:bottom w:val="single" w:sz="4" w:space="0" w:color="000000"/>
              <w:right w:val="single" w:sz="4" w:space="0" w:color="000000"/>
            </w:tcBorders>
            <w:shd w:val="clear" w:color="auto" w:fill="auto"/>
            <w:hideMark/>
          </w:tcPr>
          <w:p w14:paraId="1446E76D" w14:textId="77777777" w:rsidR="006C2E24" w:rsidRPr="006C2E24" w:rsidRDefault="006C2E24" w:rsidP="006C2E24">
            <w:pPr>
              <w:spacing w:line="240" w:lineRule="auto"/>
              <w:jc w:val="center"/>
              <w:rPr>
                <w:ins w:id="1554" w:author="Gregory Koenig" w:date="2019-10-15T23:12:00Z"/>
                <w:rFonts w:ascii="Arial" w:eastAsia="Times New Roman" w:hAnsi="Arial" w:cs="Arial"/>
                <w:bCs/>
                <w:color w:val="000000"/>
                <w:sz w:val="22"/>
              </w:rPr>
            </w:pPr>
            <w:ins w:id="1555" w:author="Gregory Koenig" w:date="2019-10-15T23:12:00Z">
              <w:r w:rsidRPr="006C2E24">
                <w:rPr>
                  <w:rFonts w:ascii="Arial" w:eastAsia="Times New Roman" w:hAnsi="Arial" w:cs="Arial"/>
                  <w:bCs/>
                  <w:color w:val="000000"/>
                  <w:sz w:val="22"/>
                </w:rPr>
                <w:t>Key</w:t>
              </w:r>
            </w:ins>
          </w:p>
        </w:tc>
        <w:tc>
          <w:tcPr>
            <w:tcW w:w="3920" w:type="dxa"/>
            <w:tcBorders>
              <w:top w:val="single" w:sz="4" w:space="0" w:color="000000"/>
              <w:left w:val="nil"/>
              <w:bottom w:val="single" w:sz="4" w:space="0" w:color="000000"/>
              <w:right w:val="single" w:sz="4" w:space="0" w:color="000000"/>
            </w:tcBorders>
            <w:shd w:val="clear" w:color="auto" w:fill="auto"/>
            <w:hideMark/>
          </w:tcPr>
          <w:p w14:paraId="7F28FA97" w14:textId="77777777" w:rsidR="006C2E24" w:rsidRPr="006C2E24" w:rsidRDefault="006C2E24" w:rsidP="006C2E24">
            <w:pPr>
              <w:spacing w:line="240" w:lineRule="auto"/>
              <w:jc w:val="center"/>
              <w:rPr>
                <w:ins w:id="1556" w:author="Gregory Koenig" w:date="2019-10-15T23:12:00Z"/>
                <w:rFonts w:ascii="Arial" w:eastAsia="Times New Roman" w:hAnsi="Arial" w:cs="Arial"/>
                <w:bCs/>
                <w:color w:val="000000"/>
                <w:sz w:val="22"/>
              </w:rPr>
            </w:pPr>
            <w:ins w:id="1557" w:author="Gregory Koenig" w:date="2019-10-15T23:12:00Z">
              <w:r w:rsidRPr="006C2E24">
                <w:rPr>
                  <w:rFonts w:ascii="Arial" w:eastAsia="Times New Roman" w:hAnsi="Arial" w:cs="Arial"/>
                  <w:bCs/>
                  <w:color w:val="000000"/>
                  <w:sz w:val="22"/>
                </w:rPr>
                <w:t>Summary</w:t>
              </w:r>
            </w:ins>
          </w:p>
        </w:tc>
        <w:tc>
          <w:tcPr>
            <w:tcW w:w="3920" w:type="dxa"/>
            <w:tcBorders>
              <w:top w:val="single" w:sz="4" w:space="0" w:color="000000"/>
              <w:left w:val="nil"/>
              <w:bottom w:val="single" w:sz="4" w:space="0" w:color="000000"/>
              <w:right w:val="single" w:sz="4" w:space="0" w:color="000000"/>
            </w:tcBorders>
            <w:shd w:val="clear" w:color="auto" w:fill="auto"/>
            <w:hideMark/>
          </w:tcPr>
          <w:p w14:paraId="62226352" w14:textId="77777777" w:rsidR="006C2E24" w:rsidRPr="006C2E24" w:rsidRDefault="006C2E24" w:rsidP="006C2E24">
            <w:pPr>
              <w:spacing w:line="240" w:lineRule="auto"/>
              <w:jc w:val="center"/>
              <w:rPr>
                <w:ins w:id="1558" w:author="Gregory Koenig" w:date="2019-10-15T23:12:00Z"/>
                <w:rFonts w:ascii="Arial" w:eastAsia="Times New Roman" w:hAnsi="Arial" w:cs="Arial"/>
                <w:bCs/>
                <w:color w:val="000000"/>
                <w:sz w:val="22"/>
              </w:rPr>
            </w:pPr>
            <w:ins w:id="1559" w:author="Gregory Koenig" w:date="2019-10-15T23:12:00Z">
              <w:r w:rsidRPr="006C2E24">
                <w:rPr>
                  <w:rFonts w:ascii="Arial" w:eastAsia="Times New Roman" w:hAnsi="Arial" w:cs="Arial"/>
                  <w:bCs/>
                  <w:color w:val="000000"/>
                  <w:sz w:val="22"/>
                </w:rPr>
                <w:t>Sprint</w:t>
              </w:r>
            </w:ins>
          </w:p>
        </w:tc>
      </w:tr>
      <w:tr w:rsidR="006C2E24" w:rsidRPr="006C2E24" w14:paraId="39216105" w14:textId="77777777" w:rsidTr="006C2E24">
        <w:trPr>
          <w:trHeight w:val="290"/>
          <w:ins w:id="1560"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7F43F97B" w14:textId="77777777" w:rsidR="006C2E24" w:rsidRPr="006C2E24" w:rsidRDefault="006C2E24" w:rsidP="006C2E24">
            <w:pPr>
              <w:spacing w:line="240" w:lineRule="auto"/>
              <w:rPr>
                <w:ins w:id="1561" w:author="Gregory Koenig" w:date="2019-10-15T23:12:00Z"/>
                <w:rFonts w:ascii="Arial" w:eastAsia="Times New Roman" w:hAnsi="Arial" w:cs="Arial"/>
                <w:b w:val="0"/>
                <w:color w:val="000000"/>
                <w:sz w:val="22"/>
              </w:rPr>
            </w:pPr>
            <w:ins w:id="1562" w:author="Gregory Koenig" w:date="2019-10-15T23:12:00Z">
              <w:r w:rsidRPr="006C2E24">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6DC6D233" w14:textId="77777777" w:rsidR="006C2E24" w:rsidRPr="006C2E24" w:rsidRDefault="006C2E24" w:rsidP="006C2E24">
            <w:pPr>
              <w:spacing w:line="240" w:lineRule="auto"/>
              <w:rPr>
                <w:ins w:id="1563" w:author="Gregory Koenig" w:date="2019-10-15T23:12:00Z"/>
                <w:rFonts w:ascii="Calibri" w:eastAsia="Times New Roman" w:hAnsi="Calibri" w:cs="Calibri"/>
                <w:b w:val="0"/>
                <w:color w:val="0563C1"/>
                <w:sz w:val="22"/>
                <w:u w:val="single"/>
              </w:rPr>
            </w:pPr>
            <w:ins w:id="1564"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"http://jira.actency.fr/browse/CJDRU-84"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CJDRU-84</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7F7AEBBB" w14:textId="77777777" w:rsidR="006C2E24" w:rsidRPr="006C2E24" w:rsidRDefault="006C2E24" w:rsidP="006C2E24">
            <w:pPr>
              <w:spacing w:line="240" w:lineRule="auto"/>
              <w:rPr>
                <w:ins w:id="1565" w:author="Gregory Koenig" w:date="2019-10-15T23:12:00Z"/>
                <w:rFonts w:ascii="Arial" w:eastAsia="Times New Roman" w:hAnsi="Arial" w:cs="Arial"/>
                <w:b w:val="0"/>
                <w:color w:val="000000"/>
                <w:sz w:val="22"/>
                <w:lang w:val="fr-FR"/>
                <w:rPrChange w:id="1566" w:author="Gregory Koenig" w:date="2019-10-15T23:12:00Z">
                  <w:rPr>
                    <w:ins w:id="1567" w:author="Gregory Koenig" w:date="2019-10-15T23:12:00Z"/>
                    <w:rFonts w:ascii="Arial" w:eastAsia="Times New Roman" w:hAnsi="Arial" w:cs="Arial"/>
                    <w:b w:val="0"/>
                    <w:color w:val="000000"/>
                    <w:sz w:val="22"/>
                  </w:rPr>
                </w:rPrChange>
              </w:rPr>
            </w:pPr>
            <w:ins w:id="1568" w:author="Gregory Koenig" w:date="2019-10-15T23:12:00Z">
              <w:r w:rsidRPr="006C2E24">
                <w:rPr>
                  <w:rFonts w:ascii="Arial" w:eastAsia="Times New Roman" w:hAnsi="Arial" w:cs="Arial"/>
                  <w:b w:val="0"/>
                  <w:color w:val="000000"/>
                  <w:sz w:val="22"/>
                  <w:lang w:val="fr-FR"/>
                  <w:rPrChange w:id="1569" w:author="Gregory Koenig" w:date="2019-10-15T23:12:00Z">
                    <w:rPr>
                      <w:rFonts w:ascii="Arial" w:eastAsia="Times New Roman" w:hAnsi="Arial" w:cs="Arial"/>
                      <w:b w:val="0"/>
                      <w:color w:val="000000"/>
                      <w:sz w:val="22"/>
                    </w:rPr>
                  </w:rPrChange>
                </w:rPr>
                <w:t>CJDRU-8 Créer un module custom</w:t>
              </w:r>
            </w:ins>
          </w:p>
        </w:tc>
        <w:tc>
          <w:tcPr>
            <w:tcW w:w="3920" w:type="dxa"/>
            <w:tcBorders>
              <w:top w:val="nil"/>
              <w:left w:val="nil"/>
              <w:bottom w:val="single" w:sz="4" w:space="0" w:color="000000"/>
              <w:right w:val="single" w:sz="4" w:space="0" w:color="000000"/>
            </w:tcBorders>
            <w:shd w:val="clear" w:color="auto" w:fill="auto"/>
            <w:hideMark/>
          </w:tcPr>
          <w:p w14:paraId="29B252DB" w14:textId="77777777" w:rsidR="006C2E24" w:rsidRPr="006C2E24" w:rsidRDefault="006C2E24" w:rsidP="006C2E24">
            <w:pPr>
              <w:spacing w:line="240" w:lineRule="auto"/>
              <w:rPr>
                <w:ins w:id="1570" w:author="Gregory Koenig" w:date="2019-10-15T23:12:00Z"/>
                <w:rFonts w:ascii="Arial" w:eastAsia="Times New Roman" w:hAnsi="Arial" w:cs="Arial"/>
                <w:b w:val="0"/>
                <w:color w:val="000000"/>
                <w:sz w:val="22"/>
              </w:rPr>
            </w:pPr>
            <w:proofErr w:type="spellStart"/>
            <w:ins w:id="1571"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3</w:t>
              </w:r>
            </w:ins>
          </w:p>
        </w:tc>
      </w:tr>
      <w:tr w:rsidR="006C2E24" w:rsidRPr="006C2E24" w14:paraId="183975E3" w14:textId="77777777" w:rsidTr="006C2E24">
        <w:trPr>
          <w:trHeight w:val="290"/>
          <w:ins w:id="1572"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5093BEE7" w14:textId="77777777" w:rsidR="006C2E24" w:rsidRPr="006C2E24" w:rsidRDefault="006C2E24" w:rsidP="006C2E24">
            <w:pPr>
              <w:spacing w:line="240" w:lineRule="auto"/>
              <w:rPr>
                <w:ins w:id="1573" w:author="Gregory Koenig" w:date="2019-10-15T23:12:00Z"/>
                <w:rFonts w:ascii="Arial" w:eastAsia="Times New Roman" w:hAnsi="Arial" w:cs="Arial"/>
                <w:b w:val="0"/>
                <w:color w:val="000000"/>
                <w:sz w:val="22"/>
              </w:rPr>
            </w:pPr>
            <w:ins w:id="1574" w:author="Gregory Koenig" w:date="2019-10-15T23:12:00Z">
              <w:r w:rsidRPr="006C2E24">
                <w:rPr>
                  <w:rFonts w:ascii="Arial" w:eastAsia="Times New Roman" w:hAnsi="Arial" w:cs="Arial"/>
                  <w:b w:val="0"/>
                  <w:color w:val="000000"/>
                  <w:sz w:val="22"/>
                </w:rPr>
                <w:t>Task</w:t>
              </w:r>
            </w:ins>
          </w:p>
        </w:tc>
        <w:tc>
          <w:tcPr>
            <w:tcW w:w="1000" w:type="dxa"/>
            <w:tcBorders>
              <w:top w:val="nil"/>
              <w:left w:val="nil"/>
              <w:bottom w:val="single" w:sz="4" w:space="0" w:color="000000"/>
              <w:right w:val="single" w:sz="4" w:space="0" w:color="000000"/>
            </w:tcBorders>
            <w:shd w:val="clear" w:color="auto" w:fill="auto"/>
            <w:hideMark/>
          </w:tcPr>
          <w:p w14:paraId="4F0F85B3" w14:textId="77777777" w:rsidR="006C2E24" w:rsidRPr="006C2E24" w:rsidRDefault="006C2E24" w:rsidP="006C2E24">
            <w:pPr>
              <w:spacing w:line="240" w:lineRule="auto"/>
              <w:rPr>
                <w:ins w:id="1575" w:author="Gregory Koenig" w:date="2019-10-15T23:12:00Z"/>
                <w:rFonts w:ascii="Calibri" w:eastAsia="Times New Roman" w:hAnsi="Calibri" w:cs="Calibri"/>
                <w:b w:val="0"/>
                <w:color w:val="0563C1"/>
                <w:sz w:val="22"/>
                <w:u w:val="single"/>
              </w:rPr>
            </w:pPr>
            <w:ins w:id="1576"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"http://jira.actency.fr/browse/CJDRU-81"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CJDRU-81</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2188FF71" w14:textId="77777777" w:rsidR="006C2E24" w:rsidRPr="006C2E24" w:rsidRDefault="006C2E24" w:rsidP="006C2E24">
            <w:pPr>
              <w:spacing w:line="240" w:lineRule="auto"/>
              <w:rPr>
                <w:ins w:id="1577" w:author="Gregory Koenig" w:date="2019-10-15T23:12:00Z"/>
                <w:rFonts w:ascii="Arial" w:eastAsia="Times New Roman" w:hAnsi="Arial" w:cs="Arial"/>
                <w:b w:val="0"/>
                <w:color w:val="000000"/>
                <w:sz w:val="22"/>
              </w:rPr>
            </w:pPr>
            <w:proofErr w:type="spellStart"/>
            <w:ins w:id="1578" w:author="Gregory Koenig" w:date="2019-10-15T23:12:00Z">
              <w:r w:rsidRPr="006C2E24">
                <w:rPr>
                  <w:rFonts w:ascii="Arial" w:eastAsia="Times New Roman" w:hAnsi="Arial" w:cs="Arial"/>
                  <w:b w:val="0"/>
                  <w:color w:val="000000"/>
                  <w:sz w:val="22"/>
                </w:rPr>
                <w:t>Démo</w:t>
              </w:r>
              <w:proofErr w:type="spellEnd"/>
              <w:r w:rsidRPr="006C2E24">
                <w:rPr>
                  <w:rFonts w:ascii="Arial" w:eastAsia="Times New Roman" w:hAnsi="Arial" w:cs="Arial"/>
                  <w:b w:val="0"/>
                  <w:color w:val="000000"/>
                  <w:sz w:val="22"/>
                </w:rPr>
                <w:t xml:space="preserve"> (19/07/2019)</w:t>
              </w:r>
            </w:ins>
          </w:p>
        </w:tc>
        <w:tc>
          <w:tcPr>
            <w:tcW w:w="3920" w:type="dxa"/>
            <w:tcBorders>
              <w:top w:val="nil"/>
              <w:left w:val="nil"/>
              <w:bottom w:val="single" w:sz="4" w:space="0" w:color="000000"/>
              <w:right w:val="single" w:sz="4" w:space="0" w:color="000000"/>
            </w:tcBorders>
            <w:shd w:val="clear" w:color="auto" w:fill="auto"/>
            <w:hideMark/>
          </w:tcPr>
          <w:p w14:paraId="1FBC5C9B" w14:textId="77777777" w:rsidR="006C2E24" w:rsidRPr="006C2E24" w:rsidRDefault="006C2E24" w:rsidP="006C2E24">
            <w:pPr>
              <w:spacing w:line="240" w:lineRule="auto"/>
              <w:rPr>
                <w:ins w:id="1579" w:author="Gregory Koenig" w:date="2019-10-15T23:12:00Z"/>
                <w:rFonts w:ascii="Arial" w:eastAsia="Times New Roman" w:hAnsi="Arial" w:cs="Arial"/>
                <w:b w:val="0"/>
                <w:color w:val="000000"/>
                <w:sz w:val="22"/>
              </w:rPr>
            </w:pPr>
            <w:proofErr w:type="spellStart"/>
            <w:ins w:id="1580"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3</w:t>
              </w:r>
            </w:ins>
          </w:p>
        </w:tc>
      </w:tr>
      <w:tr w:rsidR="006C2E24" w:rsidRPr="006C2E24" w14:paraId="05CDB201" w14:textId="77777777" w:rsidTr="006C2E24">
        <w:trPr>
          <w:trHeight w:val="290"/>
          <w:ins w:id="1581"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6F6C3531" w14:textId="77777777" w:rsidR="006C2E24" w:rsidRPr="006C2E24" w:rsidRDefault="006C2E24" w:rsidP="006C2E24">
            <w:pPr>
              <w:spacing w:line="240" w:lineRule="auto"/>
              <w:rPr>
                <w:ins w:id="1582" w:author="Gregory Koenig" w:date="2019-10-15T23:12:00Z"/>
                <w:rFonts w:ascii="Arial" w:eastAsia="Times New Roman" w:hAnsi="Arial" w:cs="Arial"/>
                <w:b w:val="0"/>
                <w:color w:val="000000"/>
                <w:sz w:val="22"/>
              </w:rPr>
            </w:pPr>
            <w:ins w:id="1583" w:author="Gregory Koenig" w:date="2019-10-15T23:12:00Z">
              <w:r w:rsidRPr="006C2E24">
                <w:rPr>
                  <w:rFonts w:ascii="Arial" w:eastAsia="Times New Roman" w:hAnsi="Arial" w:cs="Arial"/>
                  <w:b w:val="0"/>
                  <w:color w:val="000000"/>
                  <w:sz w:val="22"/>
                </w:rPr>
                <w:t>Task</w:t>
              </w:r>
            </w:ins>
          </w:p>
        </w:tc>
        <w:tc>
          <w:tcPr>
            <w:tcW w:w="1000" w:type="dxa"/>
            <w:tcBorders>
              <w:top w:val="nil"/>
              <w:left w:val="nil"/>
              <w:bottom w:val="single" w:sz="4" w:space="0" w:color="000000"/>
              <w:right w:val="single" w:sz="4" w:space="0" w:color="000000"/>
            </w:tcBorders>
            <w:shd w:val="clear" w:color="auto" w:fill="auto"/>
            <w:hideMark/>
          </w:tcPr>
          <w:p w14:paraId="25418DB1" w14:textId="77777777" w:rsidR="006C2E24" w:rsidRPr="006C2E24" w:rsidRDefault="006C2E24" w:rsidP="006C2E24">
            <w:pPr>
              <w:spacing w:line="240" w:lineRule="auto"/>
              <w:rPr>
                <w:ins w:id="1584" w:author="Gregory Koenig" w:date="2019-10-15T23:12:00Z"/>
                <w:rFonts w:ascii="Calibri" w:eastAsia="Times New Roman" w:hAnsi="Calibri" w:cs="Calibri"/>
                <w:b w:val="0"/>
                <w:color w:val="0563C1"/>
                <w:sz w:val="22"/>
                <w:u w:val="single"/>
              </w:rPr>
            </w:pPr>
            <w:ins w:id="1585"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"http://jira.actency.fr/browse/CJDRU-79"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CJDRU-79</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5EE58090" w14:textId="77777777" w:rsidR="006C2E24" w:rsidRPr="006C2E24" w:rsidRDefault="006C2E24" w:rsidP="006C2E24">
            <w:pPr>
              <w:spacing w:line="240" w:lineRule="auto"/>
              <w:rPr>
                <w:ins w:id="1586" w:author="Gregory Koenig" w:date="2019-10-15T23:12:00Z"/>
                <w:rFonts w:ascii="Arial" w:eastAsia="Times New Roman" w:hAnsi="Arial" w:cs="Arial"/>
                <w:b w:val="0"/>
                <w:color w:val="000000"/>
                <w:sz w:val="22"/>
              </w:rPr>
            </w:pPr>
            <w:proofErr w:type="spellStart"/>
            <w:ins w:id="1587" w:author="Gregory Koenig" w:date="2019-10-15T23:12:00Z">
              <w:r w:rsidRPr="006C2E24">
                <w:rPr>
                  <w:rFonts w:ascii="Arial" w:eastAsia="Times New Roman" w:hAnsi="Arial" w:cs="Arial"/>
                  <w:b w:val="0"/>
                  <w:color w:val="000000"/>
                  <w:sz w:val="22"/>
                </w:rPr>
                <w:t>Résolution</w:t>
              </w:r>
              <w:proofErr w:type="spellEnd"/>
              <w:r w:rsidRPr="006C2E24">
                <w:rPr>
                  <w:rFonts w:ascii="Arial" w:eastAsia="Times New Roman" w:hAnsi="Arial" w:cs="Arial"/>
                  <w:b w:val="0"/>
                  <w:color w:val="000000"/>
                  <w:sz w:val="22"/>
                </w:rPr>
                <w:t xml:space="preserve"> de </w:t>
              </w:r>
              <w:proofErr w:type="spellStart"/>
              <w:r w:rsidRPr="006C2E24">
                <w:rPr>
                  <w:rFonts w:ascii="Arial" w:eastAsia="Times New Roman" w:hAnsi="Arial" w:cs="Arial"/>
                  <w:b w:val="0"/>
                  <w:color w:val="000000"/>
                  <w:sz w:val="22"/>
                </w:rPr>
                <w:t>problèmes</w:t>
              </w:r>
              <w:proofErr w:type="spellEnd"/>
            </w:ins>
          </w:p>
        </w:tc>
        <w:tc>
          <w:tcPr>
            <w:tcW w:w="3920" w:type="dxa"/>
            <w:tcBorders>
              <w:top w:val="nil"/>
              <w:left w:val="nil"/>
              <w:bottom w:val="single" w:sz="4" w:space="0" w:color="000000"/>
              <w:right w:val="single" w:sz="4" w:space="0" w:color="000000"/>
            </w:tcBorders>
            <w:shd w:val="clear" w:color="auto" w:fill="auto"/>
            <w:hideMark/>
          </w:tcPr>
          <w:p w14:paraId="2581F62C" w14:textId="77777777" w:rsidR="006C2E24" w:rsidRPr="006C2E24" w:rsidRDefault="006C2E24" w:rsidP="006C2E24">
            <w:pPr>
              <w:spacing w:line="240" w:lineRule="auto"/>
              <w:rPr>
                <w:ins w:id="1588" w:author="Gregory Koenig" w:date="2019-10-15T23:12:00Z"/>
                <w:rFonts w:ascii="Arial" w:eastAsia="Times New Roman" w:hAnsi="Arial" w:cs="Arial"/>
                <w:b w:val="0"/>
                <w:color w:val="000000"/>
                <w:sz w:val="22"/>
              </w:rPr>
            </w:pPr>
            <w:proofErr w:type="spellStart"/>
            <w:ins w:id="1589"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3</w:t>
              </w:r>
            </w:ins>
          </w:p>
        </w:tc>
      </w:tr>
      <w:tr w:rsidR="006C2E24" w:rsidRPr="006C2E24" w14:paraId="26F24A95" w14:textId="77777777" w:rsidTr="006C2E24">
        <w:trPr>
          <w:trHeight w:val="290"/>
          <w:ins w:id="1590"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3F3296CC" w14:textId="77777777" w:rsidR="006C2E24" w:rsidRPr="006C2E24" w:rsidRDefault="006C2E24" w:rsidP="006C2E24">
            <w:pPr>
              <w:spacing w:line="240" w:lineRule="auto"/>
              <w:rPr>
                <w:ins w:id="1591" w:author="Gregory Koenig" w:date="2019-10-15T23:12:00Z"/>
                <w:rFonts w:ascii="Arial" w:eastAsia="Times New Roman" w:hAnsi="Arial" w:cs="Arial"/>
                <w:b w:val="0"/>
                <w:color w:val="000000"/>
                <w:sz w:val="22"/>
              </w:rPr>
            </w:pPr>
            <w:ins w:id="1592" w:author="Gregory Koenig" w:date="2019-10-15T23:12:00Z">
              <w:r w:rsidRPr="006C2E24">
                <w:rPr>
                  <w:rFonts w:ascii="Arial" w:eastAsia="Times New Roman" w:hAnsi="Arial" w:cs="Arial"/>
                  <w:b w:val="0"/>
                  <w:color w:val="000000"/>
                  <w:sz w:val="22"/>
                </w:rPr>
                <w:t>Task</w:t>
              </w:r>
            </w:ins>
          </w:p>
        </w:tc>
        <w:tc>
          <w:tcPr>
            <w:tcW w:w="1000" w:type="dxa"/>
            <w:tcBorders>
              <w:top w:val="nil"/>
              <w:left w:val="nil"/>
              <w:bottom w:val="single" w:sz="4" w:space="0" w:color="000000"/>
              <w:right w:val="single" w:sz="4" w:space="0" w:color="000000"/>
            </w:tcBorders>
            <w:shd w:val="clear" w:color="auto" w:fill="auto"/>
            <w:hideMark/>
          </w:tcPr>
          <w:p w14:paraId="12CFE010" w14:textId="77777777" w:rsidR="006C2E24" w:rsidRPr="006C2E24" w:rsidRDefault="006C2E24" w:rsidP="006C2E24">
            <w:pPr>
              <w:spacing w:line="240" w:lineRule="auto"/>
              <w:rPr>
                <w:ins w:id="1593" w:author="Gregory Koenig" w:date="2019-10-15T23:12:00Z"/>
                <w:rFonts w:ascii="Calibri" w:eastAsia="Times New Roman" w:hAnsi="Calibri" w:cs="Calibri"/>
                <w:b w:val="0"/>
                <w:color w:val="0563C1"/>
                <w:sz w:val="22"/>
                <w:u w:val="single"/>
              </w:rPr>
            </w:pPr>
            <w:ins w:id="1594"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"http://jira.actency.fr/browse/CJDRU-78"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CJDRU-78</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4BD37205" w14:textId="77777777" w:rsidR="006C2E24" w:rsidRPr="006C2E24" w:rsidRDefault="006C2E24" w:rsidP="006C2E24">
            <w:pPr>
              <w:spacing w:line="240" w:lineRule="auto"/>
              <w:rPr>
                <w:ins w:id="1595" w:author="Gregory Koenig" w:date="2019-10-15T23:12:00Z"/>
                <w:rFonts w:ascii="Arial" w:eastAsia="Times New Roman" w:hAnsi="Arial" w:cs="Arial"/>
                <w:b w:val="0"/>
                <w:color w:val="000000"/>
                <w:sz w:val="22"/>
              </w:rPr>
            </w:pPr>
            <w:ins w:id="1596" w:author="Gregory Koenig" w:date="2019-10-15T23:12:00Z">
              <w:r w:rsidRPr="006C2E24">
                <w:rPr>
                  <w:rFonts w:ascii="Arial" w:eastAsia="Times New Roman" w:hAnsi="Arial" w:cs="Arial"/>
                  <w:b w:val="0"/>
                  <w:color w:val="000000"/>
                  <w:sz w:val="22"/>
                </w:rPr>
                <w:t>Manutention</w:t>
              </w:r>
            </w:ins>
          </w:p>
        </w:tc>
        <w:tc>
          <w:tcPr>
            <w:tcW w:w="3920" w:type="dxa"/>
            <w:tcBorders>
              <w:top w:val="nil"/>
              <w:left w:val="nil"/>
              <w:bottom w:val="single" w:sz="4" w:space="0" w:color="000000"/>
              <w:right w:val="single" w:sz="4" w:space="0" w:color="000000"/>
            </w:tcBorders>
            <w:shd w:val="clear" w:color="auto" w:fill="auto"/>
            <w:hideMark/>
          </w:tcPr>
          <w:p w14:paraId="09CA0A1A" w14:textId="77777777" w:rsidR="006C2E24" w:rsidRPr="006C2E24" w:rsidRDefault="006C2E24" w:rsidP="006C2E24">
            <w:pPr>
              <w:spacing w:line="240" w:lineRule="auto"/>
              <w:rPr>
                <w:ins w:id="1597" w:author="Gregory Koenig" w:date="2019-10-15T23:12:00Z"/>
                <w:rFonts w:ascii="Arial" w:eastAsia="Times New Roman" w:hAnsi="Arial" w:cs="Arial"/>
                <w:b w:val="0"/>
                <w:color w:val="000000"/>
                <w:sz w:val="22"/>
              </w:rPr>
            </w:pPr>
            <w:proofErr w:type="spellStart"/>
            <w:ins w:id="1598"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3</w:t>
              </w:r>
            </w:ins>
          </w:p>
        </w:tc>
      </w:tr>
      <w:tr w:rsidR="006C2E24" w:rsidRPr="006C2E24" w14:paraId="62C670EF" w14:textId="77777777" w:rsidTr="006C2E24">
        <w:trPr>
          <w:trHeight w:val="290"/>
          <w:ins w:id="1599"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38240661" w14:textId="77777777" w:rsidR="006C2E24" w:rsidRPr="006C2E24" w:rsidRDefault="006C2E24" w:rsidP="006C2E24">
            <w:pPr>
              <w:spacing w:line="240" w:lineRule="auto"/>
              <w:rPr>
                <w:ins w:id="1600" w:author="Gregory Koenig" w:date="2019-10-15T23:12:00Z"/>
                <w:rFonts w:ascii="Arial" w:eastAsia="Times New Roman" w:hAnsi="Arial" w:cs="Arial"/>
                <w:b w:val="0"/>
                <w:color w:val="000000"/>
                <w:sz w:val="22"/>
              </w:rPr>
            </w:pPr>
            <w:ins w:id="1601" w:author="Gregory Koenig" w:date="2019-10-15T23:12:00Z">
              <w:r w:rsidRPr="006C2E24">
                <w:rPr>
                  <w:rFonts w:ascii="Arial" w:eastAsia="Times New Roman" w:hAnsi="Arial" w:cs="Arial"/>
                  <w:b w:val="0"/>
                  <w:color w:val="000000"/>
                  <w:sz w:val="22"/>
                </w:rPr>
                <w:t>Task</w:t>
              </w:r>
            </w:ins>
          </w:p>
        </w:tc>
        <w:tc>
          <w:tcPr>
            <w:tcW w:w="1000" w:type="dxa"/>
            <w:tcBorders>
              <w:top w:val="nil"/>
              <w:left w:val="nil"/>
              <w:bottom w:val="single" w:sz="4" w:space="0" w:color="000000"/>
              <w:right w:val="single" w:sz="4" w:space="0" w:color="000000"/>
            </w:tcBorders>
            <w:shd w:val="clear" w:color="auto" w:fill="auto"/>
            <w:hideMark/>
          </w:tcPr>
          <w:p w14:paraId="59157F51" w14:textId="77777777" w:rsidR="006C2E24" w:rsidRPr="006C2E24" w:rsidRDefault="006C2E24" w:rsidP="006C2E24">
            <w:pPr>
              <w:spacing w:line="240" w:lineRule="auto"/>
              <w:rPr>
                <w:ins w:id="1602" w:author="Gregory Koenig" w:date="2019-10-15T23:12:00Z"/>
                <w:rFonts w:ascii="Calibri" w:eastAsia="Times New Roman" w:hAnsi="Calibri" w:cs="Calibri"/>
                <w:b w:val="0"/>
                <w:color w:val="0563C1"/>
                <w:sz w:val="22"/>
                <w:u w:val="single"/>
              </w:rPr>
            </w:pPr>
            <w:ins w:id="1603"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"http://jira.actency.fr/browse/CJDRU-77"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CJDRU-77</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28C23C97" w14:textId="77777777" w:rsidR="006C2E24" w:rsidRPr="006C2E24" w:rsidRDefault="006C2E24" w:rsidP="006C2E24">
            <w:pPr>
              <w:spacing w:line="240" w:lineRule="auto"/>
              <w:rPr>
                <w:ins w:id="1604" w:author="Gregory Koenig" w:date="2019-10-15T23:12:00Z"/>
                <w:rFonts w:ascii="Arial" w:eastAsia="Times New Roman" w:hAnsi="Arial" w:cs="Arial"/>
                <w:b w:val="0"/>
                <w:color w:val="000000"/>
                <w:sz w:val="22"/>
              </w:rPr>
            </w:pPr>
            <w:proofErr w:type="spellStart"/>
            <w:ins w:id="1605" w:author="Gregory Koenig" w:date="2019-10-15T23:12:00Z">
              <w:r w:rsidRPr="006C2E24">
                <w:rPr>
                  <w:rFonts w:ascii="Arial" w:eastAsia="Times New Roman" w:hAnsi="Arial" w:cs="Arial"/>
                  <w:b w:val="0"/>
                  <w:color w:val="000000"/>
                  <w:sz w:val="22"/>
                </w:rPr>
                <w:t>Réalisation</w:t>
              </w:r>
              <w:proofErr w:type="spellEnd"/>
              <w:r w:rsidRPr="006C2E24">
                <w:rPr>
                  <w:rFonts w:ascii="Arial" w:eastAsia="Times New Roman" w:hAnsi="Arial" w:cs="Arial"/>
                  <w:b w:val="0"/>
                  <w:color w:val="000000"/>
                  <w:sz w:val="22"/>
                </w:rPr>
                <w:t xml:space="preserve"> </w:t>
              </w:r>
              <w:proofErr w:type="spellStart"/>
              <w:r w:rsidRPr="006C2E24">
                <w:rPr>
                  <w:rFonts w:ascii="Arial" w:eastAsia="Times New Roman" w:hAnsi="Arial" w:cs="Arial"/>
                  <w:b w:val="0"/>
                  <w:color w:val="000000"/>
                  <w:sz w:val="22"/>
                </w:rPr>
                <w:t>d'UML</w:t>
              </w:r>
              <w:proofErr w:type="spellEnd"/>
            </w:ins>
          </w:p>
        </w:tc>
        <w:tc>
          <w:tcPr>
            <w:tcW w:w="3920" w:type="dxa"/>
            <w:tcBorders>
              <w:top w:val="nil"/>
              <w:left w:val="nil"/>
              <w:bottom w:val="single" w:sz="4" w:space="0" w:color="000000"/>
              <w:right w:val="single" w:sz="4" w:space="0" w:color="000000"/>
            </w:tcBorders>
            <w:shd w:val="clear" w:color="auto" w:fill="auto"/>
            <w:hideMark/>
          </w:tcPr>
          <w:p w14:paraId="3E9B317D" w14:textId="77777777" w:rsidR="006C2E24" w:rsidRPr="006C2E24" w:rsidRDefault="006C2E24" w:rsidP="006C2E24">
            <w:pPr>
              <w:spacing w:line="240" w:lineRule="auto"/>
              <w:rPr>
                <w:ins w:id="1606" w:author="Gregory Koenig" w:date="2019-10-15T23:12:00Z"/>
                <w:rFonts w:ascii="Arial" w:eastAsia="Times New Roman" w:hAnsi="Arial" w:cs="Arial"/>
                <w:b w:val="0"/>
                <w:color w:val="000000"/>
                <w:sz w:val="22"/>
              </w:rPr>
            </w:pPr>
            <w:proofErr w:type="spellStart"/>
            <w:ins w:id="1607"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3</w:t>
              </w:r>
            </w:ins>
          </w:p>
        </w:tc>
      </w:tr>
      <w:tr w:rsidR="006C2E24" w:rsidRPr="006C2E24" w14:paraId="633D8DCE" w14:textId="77777777" w:rsidTr="006C2E24">
        <w:trPr>
          <w:trHeight w:val="290"/>
          <w:ins w:id="1608"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71E76992" w14:textId="77777777" w:rsidR="006C2E24" w:rsidRPr="006C2E24" w:rsidRDefault="006C2E24" w:rsidP="006C2E24">
            <w:pPr>
              <w:spacing w:line="240" w:lineRule="auto"/>
              <w:rPr>
                <w:ins w:id="1609" w:author="Gregory Koenig" w:date="2019-10-15T23:12:00Z"/>
                <w:rFonts w:ascii="Arial" w:eastAsia="Times New Roman" w:hAnsi="Arial" w:cs="Arial"/>
                <w:b w:val="0"/>
                <w:color w:val="000000"/>
                <w:sz w:val="22"/>
              </w:rPr>
            </w:pPr>
            <w:ins w:id="1610" w:author="Gregory Koenig" w:date="2019-10-15T23:12:00Z">
              <w:r w:rsidRPr="006C2E24">
                <w:rPr>
                  <w:rFonts w:ascii="Arial" w:eastAsia="Times New Roman" w:hAnsi="Arial" w:cs="Arial"/>
                  <w:b w:val="0"/>
                  <w:color w:val="000000"/>
                  <w:sz w:val="22"/>
                </w:rPr>
                <w:t>Task</w:t>
              </w:r>
            </w:ins>
          </w:p>
        </w:tc>
        <w:tc>
          <w:tcPr>
            <w:tcW w:w="1000" w:type="dxa"/>
            <w:tcBorders>
              <w:top w:val="nil"/>
              <w:left w:val="nil"/>
              <w:bottom w:val="single" w:sz="4" w:space="0" w:color="000000"/>
              <w:right w:val="single" w:sz="4" w:space="0" w:color="000000"/>
            </w:tcBorders>
            <w:shd w:val="clear" w:color="auto" w:fill="auto"/>
            <w:hideMark/>
          </w:tcPr>
          <w:p w14:paraId="55CA03B1" w14:textId="77777777" w:rsidR="006C2E24" w:rsidRPr="006C2E24" w:rsidRDefault="006C2E24" w:rsidP="006C2E24">
            <w:pPr>
              <w:spacing w:line="240" w:lineRule="auto"/>
              <w:rPr>
                <w:ins w:id="1611" w:author="Gregory Koenig" w:date="2019-10-15T23:12:00Z"/>
                <w:rFonts w:ascii="Calibri" w:eastAsia="Times New Roman" w:hAnsi="Calibri" w:cs="Calibri"/>
                <w:b w:val="0"/>
                <w:color w:val="0563C1"/>
                <w:sz w:val="22"/>
                <w:u w:val="single"/>
              </w:rPr>
            </w:pPr>
            <w:ins w:id="1612"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"http://jira.actency.fr/browse/CJDRU-76"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CJDRU-76</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41FC8EAB" w14:textId="77777777" w:rsidR="006C2E24" w:rsidRPr="006C2E24" w:rsidRDefault="006C2E24" w:rsidP="006C2E24">
            <w:pPr>
              <w:spacing w:line="240" w:lineRule="auto"/>
              <w:rPr>
                <w:ins w:id="1613" w:author="Gregory Koenig" w:date="2019-10-15T23:12:00Z"/>
                <w:rFonts w:ascii="Arial" w:eastAsia="Times New Roman" w:hAnsi="Arial" w:cs="Arial"/>
                <w:b w:val="0"/>
                <w:color w:val="000000"/>
                <w:sz w:val="22"/>
              </w:rPr>
            </w:pPr>
            <w:ins w:id="1614" w:author="Gregory Koenig" w:date="2019-10-15T23:12:00Z">
              <w:r w:rsidRPr="006C2E24">
                <w:rPr>
                  <w:rFonts w:ascii="Arial" w:eastAsia="Times New Roman" w:hAnsi="Arial" w:cs="Arial"/>
                  <w:b w:val="0"/>
                  <w:color w:val="000000"/>
                  <w:sz w:val="22"/>
                </w:rPr>
                <w:t xml:space="preserve">Simulation </w:t>
              </w:r>
              <w:proofErr w:type="spellStart"/>
              <w:r w:rsidRPr="006C2E24">
                <w:rPr>
                  <w:rFonts w:ascii="Arial" w:eastAsia="Times New Roman" w:hAnsi="Arial" w:cs="Arial"/>
                  <w:b w:val="0"/>
                  <w:color w:val="000000"/>
                  <w:sz w:val="22"/>
                </w:rPr>
                <w:t>d'entretien</w:t>
              </w:r>
              <w:proofErr w:type="spellEnd"/>
            </w:ins>
          </w:p>
        </w:tc>
        <w:tc>
          <w:tcPr>
            <w:tcW w:w="3920" w:type="dxa"/>
            <w:tcBorders>
              <w:top w:val="nil"/>
              <w:left w:val="nil"/>
              <w:bottom w:val="single" w:sz="4" w:space="0" w:color="000000"/>
              <w:right w:val="single" w:sz="4" w:space="0" w:color="000000"/>
            </w:tcBorders>
            <w:shd w:val="clear" w:color="auto" w:fill="auto"/>
            <w:hideMark/>
          </w:tcPr>
          <w:p w14:paraId="10FA0925" w14:textId="77777777" w:rsidR="006C2E24" w:rsidRPr="006C2E24" w:rsidRDefault="006C2E24" w:rsidP="006C2E24">
            <w:pPr>
              <w:spacing w:line="240" w:lineRule="auto"/>
              <w:rPr>
                <w:ins w:id="1615" w:author="Gregory Koenig" w:date="2019-10-15T23:12:00Z"/>
                <w:rFonts w:ascii="Arial" w:eastAsia="Times New Roman" w:hAnsi="Arial" w:cs="Arial"/>
                <w:b w:val="0"/>
                <w:color w:val="000000"/>
                <w:sz w:val="22"/>
              </w:rPr>
            </w:pPr>
            <w:proofErr w:type="spellStart"/>
            <w:ins w:id="1616"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3</w:t>
              </w:r>
            </w:ins>
          </w:p>
        </w:tc>
      </w:tr>
      <w:tr w:rsidR="006C2E24" w:rsidRPr="006C2E24" w14:paraId="13A42937" w14:textId="77777777" w:rsidTr="006C2E24">
        <w:trPr>
          <w:trHeight w:val="840"/>
          <w:ins w:id="1617"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4B760EF9" w14:textId="77777777" w:rsidR="006C2E24" w:rsidRPr="006C2E24" w:rsidRDefault="006C2E24" w:rsidP="006C2E24">
            <w:pPr>
              <w:spacing w:line="240" w:lineRule="auto"/>
              <w:rPr>
                <w:ins w:id="1618" w:author="Gregory Koenig" w:date="2019-10-15T23:12:00Z"/>
                <w:rFonts w:ascii="Arial" w:eastAsia="Times New Roman" w:hAnsi="Arial" w:cs="Arial"/>
                <w:b w:val="0"/>
                <w:color w:val="000000"/>
                <w:sz w:val="22"/>
              </w:rPr>
            </w:pPr>
            <w:ins w:id="1619" w:author="Gregory Koenig" w:date="2019-10-15T23:12:00Z">
              <w:r w:rsidRPr="006C2E24">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0B2938F5" w14:textId="77777777" w:rsidR="006C2E24" w:rsidRPr="006C2E24" w:rsidRDefault="006C2E24" w:rsidP="006C2E24">
            <w:pPr>
              <w:spacing w:line="240" w:lineRule="auto"/>
              <w:rPr>
                <w:ins w:id="1620" w:author="Gregory Koenig" w:date="2019-10-15T23:12:00Z"/>
                <w:rFonts w:ascii="Calibri" w:eastAsia="Times New Roman" w:hAnsi="Calibri" w:cs="Calibri"/>
                <w:b w:val="0"/>
                <w:color w:val="0563C1"/>
                <w:sz w:val="22"/>
                <w:u w:val="single"/>
              </w:rPr>
            </w:pPr>
            <w:ins w:id="1621"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"http://jira.actency.fr/browse/CJDRU-75"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CJDRU-75</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477AC1F4" w14:textId="77777777" w:rsidR="006C2E24" w:rsidRPr="006A20B6" w:rsidRDefault="006C2E24" w:rsidP="006C2E24">
            <w:pPr>
              <w:spacing w:line="240" w:lineRule="auto"/>
              <w:rPr>
                <w:ins w:id="1622" w:author="Gregory Koenig" w:date="2019-10-15T23:12:00Z"/>
                <w:rFonts w:ascii="Arial" w:eastAsia="Times New Roman" w:hAnsi="Arial" w:cs="Arial"/>
                <w:b w:val="0"/>
                <w:color w:val="000000"/>
                <w:sz w:val="22"/>
                <w:lang w:val="fr-FR"/>
                <w:rPrChange w:id="1623" w:author="Gregory Koenig" w:date="2019-10-15T23:12:00Z">
                  <w:rPr>
                    <w:ins w:id="1624" w:author="Gregory Koenig" w:date="2019-10-15T23:12:00Z"/>
                    <w:rFonts w:ascii="Arial" w:eastAsia="Times New Roman" w:hAnsi="Arial" w:cs="Arial"/>
                    <w:b w:val="0"/>
                    <w:color w:val="000000"/>
                    <w:sz w:val="22"/>
                  </w:rPr>
                </w:rPrChange>
              </w:rPr>
            </w:pPr>
            <w:ins w:id="1625" w:author="Gregory Koenig" w:date="2019-10-15T23:12:00Z">
              <w:r w:rsidRPr="006A20B6">
                <w:rPr>
                  <w:rFonts w:ascii="Arial" w:eastAsia="Times New Roman" w:hAnsi="Arial" w:cs="Arial"/>
                  <w:b w:val="0"/>
                  <w:color w:val="000000"/>
                  <w:sz w:val="22"/>
                  <w:lang w:val="fr-FR"/>
                  <w:rPrChange w:id="1626" w:author="Gregory Koenig" w:date="2019-10-15T23:12:00Z">
                    <w:rPr>
                      <w:rFonts w:ascii="Arial" w:eastAsia="Times New Roman" w:hAnsi="Arial" w:cs="Arial"/>
                      <w:b w:val="0"/>
                      <w:color w:val="000000"/>
                      <w:sz w:val="22"/>
                    </w:rPr>
                  </w:rPrChange>
                </w:rPr>
                <w:t>En tant que Scrum Team je souhaite pouvoir accéder à un environnement de test fonctionnel</w:t>
              </w:r>
            </w:ins>
          </w:p>
        </w:tc>
        <w:tc>
          <w:tcPr>
            <w:tcW w:w="3920" w:type="dxa"/>
            <w:tcBorders>
              <w:top w:val="nil"/>
              <w:left w:val="nil"/>
              <w:bottom w:val="single" w:sz="4" w:space="0" w:color="000000"/>
              <w:right w:val="single" w:sz="4" w:space="0" w:color="000000"/>
            </w:tcBorders>
            <w:shd w:val="clear" w:color="auto" w:fill="auto"/>
            <w:hideMark/>
          </w:tcPr>
          <w:p w14:paraId="4B6F9B43" w14:textId="77777777" w:rsidR="006C2E24" w:rsidRPr="006C2E24" w:rsidRDefault="006C2E24" w:rsidP="006C2E24">
            <w:pPr>
              <w:spacing w:line="240" w:lineRule="auto"/>
              <w:rPr>
                <w:ins w:id="1627" w:author="Gregory Koenig" w:date="2019-10-15T23:12:00Z"/>
                <w:rFonts w:ascii="Arial" w:eastAsia="Times New Roman" w:hAnsi="Arial" w:cs="Arial"/>
                <w:b w:val="0"/>
                <w:color w:val="000000"/>
                <w:sz w:val="22"/>
              </w:rPr>
            </w:pPr>
            <w:proofErr w:type="spellStart"/>
            <w:ins w:id="1628"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3</w:t>
              </w:r>
            </w:ins>
          </w:p>
        </w:tc>
      </w:tr>
      <w:tr w:rsidR="006C2E24" w:rsidRPr="006C2E24" w14:paraId="7C185C08" w14:textId="77777777" w:rsidTr="006C2E24">
        <w:trPr>
          <w:trHeight w:val="560"/>
          <w:ins w:id="1629"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1BCDEE96" w14:textId="77777777" w:rsidR="006C2E24" w:rsidRPr="006C2E24" w:rsidRDefault="006C2E24" w:rsidP="006C2E24">
            <w:pPr>
              <w:spacing w:line="240" w:lineRule="auto"/>
              <w:rPr>
                <w:ins w:id="1630" w:author="Gregory Koenig" w:date="2019-10-15T23:12:00Z"/>
                <w:rFonts w:ascii="Arial" w:eastAsia="Times New Roman" w:hAnsi="Arial" w:cs="Arial"/>
                <w:b w:val="0"/>
                <w:color w:val="000000"/>
                <w:sz w:val="22"/>
              </w:rPr>
            </w:pPr>
            <w:ins w:id="1631" w:author="Gregory Koenig" w:date="2019-10-15T23:12:00Z">
              <w:r w:rsidRPr="006C2E24">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4646AE88" w14:textId="77777777" w:rsidR="006C2E24" w:rsidRPr="006C2E24" w:rsidRDefault="006C2E24" w:rsidP="006C2E24">
            <w:pPr>
              <w:spacing w:line="240" w:lineRule="auto"/>
              <w:rPr>
                <w:ins w:id="1632" w:author="Gregory Koenig" w:date="2019-10-15T23:12:00Z"/>
                <w:rFonts w:ascii="Calibri" w:eastAsia="Times New Roman" w:hAnsi="Calibri" w:cs="Calibri"/>
                <w:b w:val="0"/>
                <w:color w:val="0563C1"/>
                <w:sz w:val="22"/>
                <w:u w:val="single"/>
              </w:rPr>
            </w:pPr>
            <w:ins w:id="1633"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"http://jira.actency.fr/browse/CJDRU-74"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CJDRU-74</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20A28088" w14:textId="77777777" w:rsidR="006C2E24" w:rsidRPr="006A20B6" w:rsidRDefault="006C2E24" w:rsidP="006C2E24">
            <w:pPr>
              <w:spacing w:line="240" w:lineRule="auto"/>
              <w:rPr>
                <w:ins w:id="1634" w:author="Gregory Koenig" w:date="2019-10-15T23:12:00Z"/>
                <w:rFonts w:ascii="Arial" w:eastAsia="Times New Roman" w:hAnsi="Arial" w:cs="Arial"/>
                <w:b w:val="0"/>
                <w:color w:val="000000"/>
                <w:sz w:val="22"/>
                <w:lang w:val="fr-FR"/>
                <w:rPrChange w:id="1635" w:author="Gregory Koenig" w:date="2019-10-15T23:12:00Z">
                  <w:rPr>
                    <w:ins w:id="1636" w:author="Gregory Koenig" w:date="2019-10-15T23:12:00Z"/>
                    <w:rFonts w:ascii="Arial" w:eastAsia="Times New Roman" w:hAnsi="Arial" w:cs="Arial"/>
                    <w:b w:val="0"/>
                    <w:color w:val="000000"/>
                    <w:sz w:val="22"/>
                  </w:rPr>
                </w:rPrChange>
              </w:rPr>
            </w:pPr>
            <w:ins w:id="1637" w:author="Gregory Koenig" w:date="2019-10-15T23:12:00Z">
              <w:r w:rsidRPr="006A20B6">
                <w:rPr>
                  <w:rFonts w:ascii="Arial" w:eastAsia="Times New Roman" w:hAnsi="Arial" w:cs="Arial"/>
                  <w:b w:val="0"/>
                  <w:color w:val="000000"/>
                  <w:sz w:val="22"/>
                  <w:lang w:val="fr-FR"/>
                  <w:rPrChange w:id="1638" w:author="Gregory Koenig" w:date="2019-10-15T23:12:00Z">
                    <w:rPr>
                      <w:rFonts w:ascii="Arial" w:eastAsia="Times New Roman" w:hAnsi="Arial" w:cs="Arial"/>
                      <w:b w:val="0"/>
                      <w:color w:val="000000"/>
                      <w:sz w:val="22"/>
                    </w:rPr>
                  </w:rPrChange>
                </w:rPr>
                <w:t>CJDRU-7 Répéter la tache de créer pour les prochaines X semaines</w:t>
              </w:r>
            </w:ins>
          </w:p>
        </w:tc>
        <w:tc>
          <w:tcPr>
            <w:tcW w:w="3920" w:type="dxa"/>
            <w:tcBorders>
              <w:top w:val="nil"/>
              <w:left w:val="nil"/>
              <w:bottom w:val="single" w:sz="4" w:space="0" w:color="000000"/>
              <w:right w:val="single" w:sz="4" w:space="0" w:color="000000"/>
            </w:tcBorders>
            <w:shd w:val="clear" w:color="auto" w:fill="auto"/>
            <w:hideMark/>
          </w:tcPr>
          <w:p w14:paraId="1529B52E" w14:textId="77777777" w:rsidR="006C2E24" w:rsidRPr="006C2E24" w:rsidRDefault="006C2E24" w:rsidP="006C2E24">
            <w:pPr>
              <w:spacing w:line="240" w:lineRule="auto"/>
              <w:rPr>
                <w:ins w:id="1639" w:author="Gregory Koenig" w:date="2019-10-15T23:12:00Z"/>
                <w:rFonts w:ascii="Arial" w:eastAsia="Times New Roman" w:hAnsi="Arial" w:cs="Arial"/>
                <w:b w:val="0"/>
                <w:color w:val="000000"/>
                <w:sz w:val="22"/>
              </w:rPr>
            </w:pPr>
            <w:proofErr w:type="spellStart"/>
            <w:ins w:id="1640"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3</w:t>
              </w:r>
            </w:ins>
          </w:p>
        </w:tc>
      </w:tr>
      <w:tr w:rsidR="006C2E24" w:rsidRPr="006C2E24" w14:paraId="2F33B4E3" w14:textId="77777777" w:rsidTr="006C2E24">
        <w:trPr>
          <w:trHeight w:val="560"/>
          <w:ins w:id="1641"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4D8F9332" w14:textId="77777777" w:rsidR="006C2E24" w:rsidRPr="006C2E24" w:rsidRDefault="006C2E24" w:rsidP="006C2E24">
            <w:pPr>
              <w:spacing w:line="240" w:lineRule="auto"/>
              <w:rPr>
                <w:ins w:id="1642" w:author="Gregory Koenig" w:date="2019-10-15T23:12:00Z"/>
                <w:rFonts w:ascii="Arial" w:eastAsia="Times New Roman" w:hAnsi="Arial" w:cs="Arial"/>
                <w:b w:val="0"/>
                <w:color w:val="000000"/>
                <w:sz w:val="22"/>
              </w:rPr>
            </w:pPr>
            <w:ins w:id="1643" w:author="Gregory Koenig" w:date="2019-10-15T23:12:00Z">
              <w:r w:rsidRPr="006C2E24">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180EBB69" w14:textId="77777777" w:rsidR="006C2E24" w:rsidRPr="006C2E24" w:rsidRDefault="006C2E24" w:rsidP="006C2E24">
            <w:pPr>
              <w:spacing w:line="240" w:lineRule="auto"/>
              <w:rPr>
                <w:ins w:id="1644" w:author="Gregory Koenig" w:date="2019-10-15T23:12:00Z"/>
                <w:rFonts w:ascii="Calibri" w:eastAsia="Times New Roman" w:hAnsi="Calibri" w:cs="Calibri"/>
                <w:b w:val="0"/>
                <w:color w:val="0563C1"/>
                <w:sz w:val="22"/>
                <w:u w:val="single"/>
              </w:rPr>
            </w:pPr>
            <w:ins w:id="1645"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"http://jira.actency.fr/browse/CJDRU-73"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CJDRU-73</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0838613F" w14:textId="77777777" w:rsidR="006C2E24" w:rsidRPr="006A20B6" w:rsidRDefault="006C2E24" w:rsidP="006C2E24">
            <w:pPr>
              <w:spacing w:line="240" w:lineRule="auto"/>
              <w:rPr>
                <w:ins w:id="1646" w:author="Gregory Koenig" w:date="2019-10-15T23:12:00Z"/>
                <w:rFonts w:ascii="Arial" w:eastAsia="Times New Roman" w:hAnsi="Arial" w:cs="Arial"/>
                <w:b w:val="0"/>
                <w:color w:val="000000"/>
                <w:sz w:val="22"/>
                <w:lang w:val="fr-FR"/>
                <w:rPrChange w:id="1647" w:author="Gregory Koenig" w:date="2019-10-15T23:12:00Z">
                  <w:rPr>
                    <w:ins w:id="1648" w:author="Gregory Koenig" w:date="2019-10-15T23:12:00Z"/>
                    <w:rFonts w:ascii="Arial" w:eastAsia="Times New Roman" w:hAnsi="Arial" w:cs="Arial"/>
                    <w:b w:val="0"/>
                    <w:color w:val="000000"/>
                    <w:sz w:val="22"/>
                  </w:rPr>
                </w:rPrChange>
              </w:rPr>
            </w:pPr>
            <w:ins w:id="1649" w:author="Gregory Koenig" w:date="2019-10-15T23:12:00Z">
              <w:r w:rsidRPr="006A20B6">
                <w:rPr>
                  <w:rFonts w:ascii="Arial" w:eastAsia="Times New Roman" w:hAnsi="Arial" w:cs="Arial"/>
                  <w:b w:val="0"/>
                  <w:color w:val="000000"/>
                  <w:sz w:val="22"/>
                  <w:lang w:val="fr-FR"/>
                  <w:rPrChange w:id="1650" w:author="Gregory Koenig" w:date="2019-10-15T23:12:00Z">
                    <w:rPr>
                      <w:rFonts w:ascii="Arial" w:eastAsia="Times New Roman" w:hAnsi="Arial" w:cs="Arial"/>
                      <w:b w:val="0"/>
                      <w:color w:val="000000"/>
                      <w:sz w:val="22"/>
                    </w:rPr>
                  </w:rPrChange>
                </w:rPr>
                <w:t xml:space="preserve">CJDRU-7 Assurer que les sujets aient le format </w:t>
              </w:r>
              <w:proofErr w:type="spellStart"/>
              <w:r w:rsidRPr="006A20B6">
                <w:rPr>
                  <w:rFonts w:ascii="Arial" w:eastAsia="Times New Roman" w:hAnsi="Arial" w:cs="Arial"/>
                  <w:b w:val="0"/>
                  <w:color w:val="000000"/>
                  <w:sz w:val="22"/>
                  <w:lang w:val="fr-FR"/>
                  <w:rPrChange w:id="1651" w:author="Gregory Koenig" w:date="2019-10-15T23:12:00Z">
                    <w:rPr>
                      <w:rFonts w:ascii="Arial" w:eastAsia="Times New Roman" w:hAnsi="Arial" w:cs="Arial"/>
                      <w:b w:val="0"/>
                      <w:color w:val="000000"/>
                      <w:sz w:val="22"/>
                    </w:rPr>
                  </w:rPrChange>
                </w:rPr>
                <w:t>nécéssaire</w:t>
              </w:r>
              <w:proofErr w:type="spellEnd"/>
              <w:r w:rsidRPr="006A20B6">
                <w:rPr>
                  <w:rFonts w:ascii="Arial" w:eastAsia="Times New Roman" w:hAnsi="Arial" w:cs="Arial"/>
                  <w:b w:val="0"/>
                  <w:color w:val="000000"/>
                  <w:sz w:val="22"/>
                  <w:lang w:val="fr-FR"/>
                  <w:rPrChange w:id="1652" w:author="Gregory Koenig" w:date="2019-10-15T23:12:00Z">
                    <w:rPr>
                      <w:rFonts w:ascii="Arial" w:eastAsia="Times New Roman" w:hAnsi="Arial" w:cs="Arial"/>
                      <w:b w:val="0"/>
                      <w:color w:val="000000"/>
                      <w:sz w:val="22"/>
                    </w:rPr>
                  </w:rPrChange>
                </w:rPr>
                <w:t xml:space="preserve"> et requis</w:t>
              </w:r>
            </w:ins>
          </w:p>
        </w:tc>
        <w:tc>
          <w:tcPr>
            <w:tcW w:w="3920" w:type="dxa"/>
            <w:tcBorders>
              <w:top w:val="nil"/>
              <w:left w:val="nil"/>
              <w:bottom w:val="single" w:sz="4" w:space="0" w:color="000000"/>
              <w:right w:val="single" w:sz="4" w:space="0" w:color="000000"/>
            </w:tcBorders>
            <w:shd w:val="clear" w:color="auto" w:fill="auto"/>
            <w:hideMark/>
          </w:tcPr>
          <w:p w14:paraId="75F766E7" w14:textId="77777777" w:rsidR="006C2E24" w:rsidRPr="006C2E24" w:rsidRDefault="006C2E24" w:rsidP="006C2E24">
            <w:pPr>
              <w:spacing w:line="240" w:lineRule="auto"/>
              <w:rPr>
                <w:ins w:id="1653" w:author="Gregory Koenig" w:date="2019-10-15T23:12:00Z"/>
                <w:rFonts w:ascii="Arial" w:eastAsia="Times New Roman" w:hAnsi="Arial" w:cs="Arial"/>
                <w:b w:val="0"/>
                <w:color w:val="000000"/>
                <w:sz w:val="22"/>
              </w:rPr>
            </w:pPr>
            <w:proofErr w:type="spellStart"/>
            <w:ins w:id="1654"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3</w:t>
              </w:r>
            </w:ins>
          </w:p>
        </w:tc>
      </w:tr>
      <w:tr w:rsidR="006C2E24" w:rsidRPr="006C2E24" w14:paraId="51F7597C" w14:textId="77777777" w:rsidTr="006C2E24">
        <w:trPr>
          <w:trHeight w:val="560"/>
          <w:ins w:id="1655"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6DAF43CD" w14:textId="77777777" w:rsidR="006C2E24" w:rsidRPr="006C2E24" w:rsidRDefault="006C2E24" w:rsidP="006C2E24">
            <w:pPr>
              <w:spacing w:line="240" w:lineRule="auto"/>
              <w:rPr>
                <w:ins w:id="1656" w:author="Gregory Koenig" w:date="2019-10-15T23:12:00Z"/>
                <w:rFonts w:ascii="Arial" w:eastAsia="Times New Roman" w:hAnsi="Arial" w:cs="Arial"/>
                <w:b w:val="0"/>
                <w:color w:val="000000"/>
                <w:sz w:val="22"/>
              </w:rPr>
            </w:pPr>
            <w:ins w:id="1657" w:author="Gregory Koenig" w:date="2019-10-15T23:12:00Z">
              <w:r w:rsidRPr="006C2E24">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77C8F96B" w14:textId="77777777" w:rsidR="006C2E24" w:rsidRPr="006C2E24" w:rsidRDefault="006C2E24" w:rsidP="006C2E24">
            <w:pPr>
              <w:spacing w:line="240" w:lineRule="auto"/>
              <w:rPr>
                <w:ins w:id="1658" w:author="Gregory Koenig" w:date="2019-10-15T23:12:00Z"/>
                <w:rFonts w:ascii="Calibri" w:eastAsia="Times New Roman" w:hAnsi="Calibri" w:cs="Calibri"/>
                <w:b w:val="0"/>
                <w:color w:val="0563C1"/>
                <w:sz w:val="22"/>
                <w:u w:val="single"/>
              </w:rPr>
            </w:pPr>
            <w:ins w:id="1659"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"http://jira.actency.fr/browse/CJDRU-72"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CJDRU-72</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74157814" w14:textId="77777777" w:rsidR="006C2E24" w:rsidRPr="006A20B6" w:rsidRDefault="006C2E24" w:rsidP="006C2E24">
            <w:pPr>
              <w:spacing w:line="240" w:lineRule="auto"/>
              <w:rPr>
                <w:ins w:id="1660" w:author="Gregory Koenig" w:date="2019-10-15T23:12:00Z"/>
                <w:rFonts w:ascii="Arial" w:eastAsia="Times New Roman" w:hAnsi="Arial" w:cs="Arial"/>
                <w:b w:val="0"/>
                <w:color w:val="000000"/>
                <w:sz w:val="22"/>
                <w:lang w:val="fr-FR"/>
                <w:rPrChange w:id="1661" w:author="Gregory Koenig" w:date="2019-10-15T23:12:00Z">
                  <w:rPr>
                    <w:ins w:id="1662" w:author="Gregory Koenig" w:date="2019-10-15T23:12:00Z"/>
                    <w:rFonts w:ascii="Arial" w:eastAsia="Times New Roman" w:hAnsi="Arial" w:cs="Arial"/>
                    <w:b w:val="0"/>
                    <w:color w:val="000000"/>
                    <w:sz w:val="22"/>
                  </w:rPr>
                </w:rPrChange>
              </w:rPr>
            </w:pPr>
            <w:ins w:id="1663" w:author="Gregory Koenig" w:date="2019-10-15T23:12:00Z">
              <w:r w:rsidRPr="006A20B6">
                <w:rPr>
                  <w:rFonts w:ascii="Arial" w:eastAsia="Times New Roman" w:hAnsi="Arial" w:cs="Arial"/>
                  <w:b w:val="0"/>
                  <w:color w:val="000000"/>
                  <w:sz w:val="22"/>
                  <w:lang w:val="fr-FR"/>
                  <w:rPrChange w:id="1664" w:author="Gregory Koenig" w:date="2019-10-15T23:12:00Z">
                    <w:rPr>
                      <w:rFonts w:ascii="Arial" w:eastAsia="Times New Roman" w:hAnsi="Arial" w:cs="Arial"/>
                      <w:b w:val="0"/>
                      <w:color w:val="000000"/>
                      <w:sz w:val="22"/>
                    </w:rPr>
                  </w:rPrChange>
                </w:rPr>
                <w:t xml:space="preserve">CJDRU-7 </w:t>
              </w:r>
              <w:proofErr w:type="spellStart"/>
              <w:r w:rsidRPr="006A20B6">
                <w:rPr>
                  <w:rFonts w:ascii="Arial" w:eastAsia="Times New Roman" w:hAnsi="Arial" w:cs="Arial"/>
                  <w:b w:val="0"/>
                  <w:color w:val="000000"/>
                  <w:sz w:val="22"/>
                  <w:lang w:val="fr-FR"/>
                  <w:rPrChange w:id="1665" w:author="Gregory Koenig" w:date="2019-10-15T23:12:00Z">
                    <w:rPr>
                      <w:rFonts w:ascii="Arial" w:eastAsia="Times New Roman" w:hAnsi="Arial" w:cs="Arial"/>
                      <w:b w:val="0"/>
                      <w:color w:val="000000"/>
                      <w:sz w:val="22"/>
                    </w:rPr>
                  </w:rPrChange>
                </w:rPr>
                <w:t>Determiner</w:t>
              </w:r>
              <w:proofErr w:type="spellEnd"/>
              <w:r w:rsidRPr="006A20B6">
                <w:rPr>
                  <w:rFonts w:ascii="Arial" w:eastAsia="Times New Roman" w:hAnsi="Arial" w:cs="Arial"/>
                  <w:b w:val="0"/>
                  <w:color w:val="000000"/>
                  <w:sz w:val="22"/>
                  <w:lang w:val="fr-FR"/>
                  <w:rPrChange w:id="1666" w:author="Gregory Koenig" w:date="2019-10-15T23:12:00Z">
                    <w:rPr>
                      <w:rFonts w:ascii="Arial" w:eastAsia="Times New Roman" w:hAnsi="Arial" w:cs="Arial"/>
                      <w:b w:val="0"/>
                      <w:color w:val="000000"/>
                      <w:sz w:val="22"/>
                    </w:rPr>
                  </w:rPrChange>
                </w:rPr>
                <w:t xml:space="preserve"> comment crée des sujets </w:t>
              </w:r>
              <w:proofErr w:type="spellStart"/>
              <w:r w:rsidRPr="006A20B6">
                <w:rPr>
                  <w:rFonts w:ascii="Arial" w:eastAsia="Times New Roman" w:hAnsi="Arial" w:cs="Arial"/>
                  <w:b w:val="0"/>
                  <w:color w:val="000000"/>
                  <w:sz w:val="22"/>
                  <w:lang w:val="fr-FR"/>
                  <w:rPrChange w:id="1667" w:author="Gregory Koenig" w:date="2019-10-15T23:12:00Z">
                    <w:rPr>
                      <w:rFonts w:ascii="Arial" w:eastAsia="Times New Roman" w:hAnsi="Arial" w:cs="Arial"/>
                      <w:b w:val="0"/>
                      <w:color w:val="000000"/>
                      <w:sz w:val="22"/>
                    </w:rPr>
                  </w:rPrChange>
                </w:rPr>
                <w:t>automatiquements</w:t>
              </w:r>
              <w:proofErr w:type="spellEnd"/>
            </w:ins>
          </w:p>
        </w:tc>
        <w:tc>
          <w:tcPr>
            <w:tcW w:w="3920" w:type="dxa"/>
            <w:tcBorders>
              <w:top w:val="nil"/>
              <w:left w:val="nil"/>
              <w:bottom w:val="single" w:sz="4" w:space="0" w:color="000000"/>
              <w:right w:val="single" w:sz="4" w:space="0" w:color="000000"/>
            </w:tcBorders>
            <w:shd w:val="clear" w:color="auto" w:fill="auto"/>
            <w:hideMark/>
          </w:tcPr>
          <w:p w14:paraId="76AC7AFE" w14:textId="77777777" w:rsidR="006C2E24" w:rsidRPr="006C2E24" w:rsidRDefault="006C2E24" w:rsidP="006C2E24">
            <w:pPr>
              <w:spacing w:line="240" w:lineRule="auto"/>
              <w:rPr>
                <w:ins w:id="1668" w:author="Gregory Koenig" w:date="2019-10-15T23:12:00Z"/>
                <w:rFonts w:ascii="Arial" w:eastAsia="Times New Roman" w:hAnsi="Arial" w:cs="Arial"/>
                <w:b w:val="0"/>
                <w:color w:val="000000"/>
                <w:sz w:val="22"/>
              </w:rPr>
            </w:pPr>
            <w:proofErr w:type="spellStart"/>
            <w:ins w:id="1669"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3</w:t>
              </w:r>
            </w:ins>
          </w:p>
        </w:tc>
      </w:tr>
      <w:tr w:rsidR="006C2E24" w:rsidRPr="006C2E24" w14:paraId="6B54127D" w14:textId="77777777" w:rsidTr="006C2E24">
        <w:trPr>
          <w:trHeight w:val="560"/>
          <w:ins w:id="1670"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1930C397" w14:textId="77777777" w:rsidR="006C2E24" w:rsidRPr="006C2E24" w:rsidRDefault="006C2E24" w:rsidP="006C2E24">
            <w:pPr>
              <w:spacing w:line="240" w:lineRule="auto"/>
              <w:rPr>
                <w:ins w:id="1671" w:author="Gregory Koenig" w:date="2019-10-15T23:12:00Z"/>
                <w:rFonts w:ascii="Arial" w:eastAsia="Times New Roman" w:hAnsi="Arial" w:cs="Arial"/>
                <w:b w:val="0"/>
                <w:color w:val="000000"/>
                <w:sz w:val="22"/>
              </w:rPr>
            </w:pPr>
            <w:ins w:id="1672" w:author="Gregory Koenig" w:date="2019-10-15T23:12:00Z">
              <w:r w:rsidRPr="006C2E24">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7ECC2DA7" w14:textId="77777777" w:rsidR="006C2E24" w:rsidRPr="006C2E24" w:rsidRDefault="006C2E24" w:rsidP="006C2E24">
            <w:pPr>
              <w:spacing w:line="240" w:lineRule="auto"/>
              <w:rPr>
                <w:ins w:id="1673" w:author="Gregory Koenig" w:date="2019-10-15T23:12:00Z"/>
                <w:rFonts w:ascii="Calibri" w:eastAsia="Times New Roman" w:hAnsi="Calibri" w:cs="Calibri"/>
                <w:b w:val="0"/>
                <w:color w:val="0563C1"/>
                <w:sz w:val="22"/>
                <w:u w:val="single"/>
              </w:rPr>
            </w:pPr>
            <w:ins w:id="1674"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"http://jira.actency.fr/browse/CJDRU-71"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CJDRU-71</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7A00498A" w14:textId="77777777" w:rsidR="006C2E24" w:rsidRPr="006A20B6" w:rsidRDefault="006C2E24" w:rsidP="006C2E24">
            <w:pPr>
              <w:spacing w:line="240" w:lineRule="auto"/>
              <w:rPr>
                <w:ins w:id="1675" w:author="Gregory Koenig" w:date="2019-10-15T23:12:00Z"/>
                <w:rFonts w:ascii="Arial" w:eastAsia="Times New Roman" w:hAnsi="Arial" w:cs="Arial"/>
                <w:b w:val="0"/>
                <w:color w:val="000000"/>
                <w:sz w:val="22"/>
                <w:lang w:val="fr-FR"/>
                <w:rPrChange w:id="1676" w:author="Gregory Koenig" w:date="2019-10-15T23:12:00Z">
                  <w:rPr>
                    <w:ins w:id="1677" w:author="Gregory Koenig" w:date="2019-10-15T23:12:00Z"/>
                    <w:rFonts w:ascii="Arial" w:eastAsia="Times New Roman" w:hAnsi="Arial" w:cs="Arial"/>
                    <w:b w:val="0"/>
                    <w:color w:val="000000"/>
                    <w:sz w:val="22"/>
                  </w:rPr>
                </w:rPrChange>
              </w:rPr>
            </w:pPr>
            <w:ins w:id="1678" w:author="Gregory Koenig" w:date="2019-10-15T23:12:00Z">
              <w:r w:rsidRPr="006A20B6">
                <w:rPr>
                  <w:rFonts w:ascii="Arial" w:eastAsia="Times New Roman" w:hAnsi="Arial" w:cs="Arial"/>
                  <w:b w:val="0"/>
                  <w:color w:val="000000"/>
                  <w:sz w:val="22"/>
                  <w:lang w:val="fr-FR"/>
                  <w:rPrChange w:id="1679" w:author="Gregory Koenig" w:date="2019-10-15T23:12:00Z">
                    <w:rPr>
                      <w:rFonts w:ascii="Arial" w:eastAsia="Times New Roman" w:hAnsi="Arial" w:cs="Arial"/>
                      <w:b w:val="0"/>
                      <w:color w:val="000000"/>
                      <w:sz w:val="22"/>
                    </w:rPr>
                  </w:rPrChange>
                </w:rPr>
                <w:t>CJDRU-8 Créer le type de contenu adapté</w:t>
              </w:r>
            </w:ins>
          </w:p>
        </w:tc>
        <w:tc>
          <w:tcPr>
            <w:tcW w:w="3920" w:type="dxa"/>
            <w:tcBorders>
              <w:top w:val="nil"/>
              <w:left w:val="nil"/>
              <w:bottom w:val="single" w:sz="4" w:space="0" w:color="000000"/>
              <w:right w:val="single" w:sz="4" w:space="0" w:color="000000"/>
            </w:tcBorders>
            <w:shd w:val="clear" w:color="auto" w:fill="auto"/>
            <w:hideMark/>
          </w:tcPr>
          <w:p w14:paraId="7812264B" w14:textId="77777777" w:rsidR="006C2E24" w:rsidRPr="006C2E24" w:rsidRDefault="006C2E24" w:rsidP="006C2E24">
            <w:pPr>
              <w:spacing w:line="240" w:lineRule="auto"/>
              <w:rPr>
                <w:ins w:id="1680" w:author="Gregory Koenig" w:date="2019-10-15T23:12:00Z"/>
                <w:rFonts w:ascii="Arial" w:eastAsia="Times New Roman" w:hAnsi="Arial" w:cs="Arial"/>
                <w:b w:val="0"/>
                <w:color w:val="000000"/>
                <w:sz w:val="22"/>
              </w:rPr>
            </w:pPr>
            <w:proofErr w:type="spellStart"/>
            <w:ins w:id="1681"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3</w:t>
              </w:r>
            </w:ins>
          </w:p>
        </w:tc>
      </w:tr>
      <w:tr w:rsidR="006C2E24" w:rsidRPr="006C2E24" w14:paraId="0D36BB40" w14:textId="77777777" w:rsidTr="006C2E24">
        <w:trPr>
          <w:trHeight w:val="560"/>
          <w:ins w:id="1682"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1356405F" w14:textId="77777777" w:rsidR="006C2E24" w:rsidRPr="006C2E24" w:rsidRDefault="006C2E24" w:rsidP="006C2E24">
            <w:pPr>
              <w:spacing w:line="240" w:lineRule="auto"/>
              <w:rPr>
                <w:ins w:id="1683" w:author="Gregory Koenig" w:date="2019-10-15T23:12:00Z"/>
                <w:rFonts w:ascii="Arial" w:eastAsia="Times New Roman" w:hAnsi="Arial" w:cs="Arial"/>
                <w:b w:val="0"/>
                <w:color w:val="000000"/>
                <w:sz w:val="22"/>
              </w:rPr>
            </w:pPr>
            <w:ins w:id="1684" w:author="Gregory Koenig" w:date="2019-10-15T23:12:00Z">
              <w:r w:rsidRPr="006C2E24">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6EF032D5" w14:textId="77777777" w:rsidR="006C2E24" w:rsidRPr="006C2E24" w:rsidRDefault="006C2E24" w:rsidP="006C2E24">
            <w:pPr>
              <w:spacing w:line="240" w:lineRule="auto"/>
              <w:rPr>
                <w:ins w:id="1685" w:author="Gregory Koenig" w:date="2019-10-15T23:12:00Z"/>
                <w:rFonts w:ascii="Calibri" w:eastAsia="Times New Roman" w:hAnsi="Calibri" w:cs="Calibri"/>
                <w:b w:val="0"/>
                <w:color w:val="0563C1"/>
                <w:sz w:val="22"/>
                <w:u w:val="single"/>
              </w:rPr>
            </w:pPr>
            <w:ins w:id="1686"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"http://jira.actency.fr/browse/CJDRU-70"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CJDRU-70</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0FDB09AC" w14:textId="77777777" w:rsidR="006C2E24" w:rsidRPr="006A20B6" w:rsidRDefault="006C2E24" w:rsidP="006C2E24">
            <w:pPr>
              <w:spacing w:line="240" w:lineRule="auto"/>
              <w:rPr>
                <w:ins w:id="1687" w:author="Gregory Koenig" w:date="2019-10-15T23:12:00Z"/>
                <w:rFonts w:ascii="Arial" w:eastAsia="Times New Roman" w:hAnsi="Arial" w:cs="Arial"/>
                <w:b w:val="0"/>
                <w:color w:val="000000"/>
                <w:sz w:val="22"/>
                <w:lang w:val="fr-FR"/>
                <w:rPrChange w:id="1688" w:author="Gregory Koenig" w:date="2019-10-15T23:12:00Z">
                  <w:rPr>
                    <w:ins w:id="1689" w:author="Gregory Koenig" w:date="2019-10-15T23:12:00Z"/>
                    <w:rFonts w:ascii="Arial" w:eastAsia="Times New Roman" w:hAnsi="Arial" w:cs="Arial"/>
                    <w:b w:val="0"/>
                    <w:color w:val="000000"/>
                    <w:sz w:val="22"/>
                  </w:rPr>
                </w:rPrChange>
              </w:rPr>
            </w:pPr>
            <w:ins w:id="1690" w:author="Gregory Koenig" w:date="2019-10-15T23:12:00Z">
              <w:r w:rsidRPr="006A20B6">
                <w:rPr>
                  <w:rFonts w:ascii="Arial" w:eastAsia="Times New Roman" w:hAnsi="Arial" w:cs="Arial"/>
                  <w:b w:val="0"/>
                  <w:color w:val="000000"/>
                  <w:sz w:val="22"/>
                  <w:lang w:val="fr-FR"/>
                  <w:rPrChange w:id="1691" w:author="Gregory Koenig" w:date="2019-10-15T23:12:00Z">
                    <w:rPr>
                      <w:rFonts w:ascii="Arial" w:eastAsia="Times New Roman" w:hAnsi="Arial" w:cs="Arial"/>
                      <w:b w:val="0"/>
                      <w:color w:val="000000"/>
                      <w:sz w:val="22"/>
                    </w:rPr>
                  </w:rPrChange>
                </w:rPr>
                <w:t xml:space="preserve">CJDRU-8 Créer </w:t>
              </w:r>
              <w:proofErr w:type="gramStart"/>
              <w:r w:rsidRPr="006A20B6">
                <w:rPr>
                  <w:rFonts w:ascii="Arial" w:eastAsia="Times New Roman" w:hAnsi="Arial" w:cs="Arial"/>
                  <w:b w:val="0"/>
                  <w:color w:val="000000"/>
                  <w:sz w:val="22"/>
                  <w:lang w:val="fr-FR"/>
                  <w:rPrChange w:id="1692" w:author="Gregory Koenig" w:date="2019-10-15T23:12:00Z">
                    <w:rPr>
                      <w:rFonts w:ascii="Arial" w:eastAsia="Times New Roman" w:hAnsi="Arial" w:cs="Arial"/>
                      <w:b w:val="0"/>
                      <w:color w:val="000000"/>
                      <w:sz w:val="22"/>
                    </w:rPr>
                  </w:rPrChange>
                </w:rPr>
                <w:t>les type</w:t>
              </w:r>
              <w:proofErr w:type="gramEnd"/>
              <w:r w:rsidRPr="006A20B6">
                <w:rPr>
                  <w:rFonts w:ascii="Arial" w:eastAsia="Times New Roman" w:hAnsi="Arial" w:cs="Arial"/>
                  <w:b w:val="0"/>
                  <w:color w:val="000000"/>
                  <w:sz w:val="22"/>
                  <w:lang w:val="fr-FR"/>
                  <w:rPrChange w:id="1693" w:author="Gregory Koenig" w:date="2019-10-15T23:12:00Z">
                    <w:rPr>
                      <w:rFonts w:ascii="Arial" w:eastAsia="Times New Roman" w:hAnsi="Arial" w:cs="Arial"/>
                      <w:b w:val="0"/>
                      <w:color w:val="000000"/>
                      <w:sz w:val="22"/>
                    </w:rPr>
                  </w:rPrChange>
                </w:rPr>
                <w:t xml:space="preserve"> de commentaire adapté</w:t>
              </w:r>
            </w:ins>
          </w:p>
        </w:tc>
        <w:tc>
          <w:tcPr>
            <w:tcW w:w="3920" w:type="dxa"/>
            <w:tcBorders>
              <w:top w:val="nil"/>
              <w:left w:val="nil"/>
              <w:bottom w:val="single" w:sz="4" w:space="0" w:color="000000"/>
              <w:right w:val="single" w:sz="4" w:space="0" w:color="000000"/>
            </w:tcBorders>
            <w:shd w:val="clear" w:color="auto" w:fill="auto"/>
            <w:hideMark/>
          </w:tcPr>
          <w:p w14:paraId="610EBB5D" w14:textId="77777777" w:rsidR="006C2E24" w:rsidRPr="006C2E24" w:rsidRDefault="006C2E24" w:rsidP="006C2E24">
            <w:pPr>
              <w:spacing w:line="240" w:lineRule="auto"/>
              <w:rPr>
                <w:ins w:id="1694" w:author="Gregory Koenig" w:date="2019-10-15T23:12:00Z"/>
                <w:rFonts w:ascii="Arial" w:eastAsia="Times New Roman" w:hAnsi="Arial" w:cs="Arial"/>
                <w:b w:val="0"/>
                <w:color w:val="000000"/>
                <w:sz w:val="22"/>
              </w:rPr>
            </w:pPr>
            <w:proofErr w:type="spellStart"/>
            <w:ins w:id="1695"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3</w:t>
              </w:r>
            </w:ins>
          </w:p>
        </w:tc>
      </w:tr>
      <w:tr w:rsidR="006C2E24" w:rsidRPr="006C2E24" w14:paraId="4B558701" w14:textId="77777777" w:rsidTr="006C2E24">
        <w:trPr>
          <w:trHeight w:val="560"/>
          <w:ins w:id="1696"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07BA3F46" w14:textId="77777777" w:rsidR="006C2E24" w:rsidRPr="006C2E24" w:rsidRDefault="006C2E24" w:rsidP="006C2E24">
            <w:pPr>
              <w:spacing w:line="240" w:lineRule="auto"/>
              <w:rPr>
                <w:ins w:id="1697" w:author="Gregory Koenig" w:date="2019-10-15T23:12:00Z"/>
                <w:rFonts w:ascii="Arial" w:eastAsia="Times New Roman" w:hAnsi="Arial" w:cs="Arial"/>
                <w:b w:val="0"/>
                <w:color w:val="000000"/>
                <w:sz w:val="22"/>
              </w:rPr>
            </w:pPr>
            <w:ins w:id="1698" w:author="Gregory Koenig" w:date="2019-10-15T23:12:00Z">
              <w:r w:rsidRPr="006C2E24">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0F1A1CAD" w14:textId="77777777" w:rsidR="006C2E24" w:rsidRPr="006C2E24" w:rsidRDefault="006C2E24" w:rsidP="006C2E24">
            <w:pPr>
              <w:spacing w:line="240" w:lineRule="auto"/>
              <w:rPr>
                <w:ins w:id="1699" w:author="Gregory Koenig" w:date="2019-10-15T23:12:00Z"/>
                <w:rFonts w:ascii="Calibri" w:eastAsia="Times New Roman" w:hAnsi="Calibri" w:cs="Calibri"/>
                <w:b w:val="0"/>
                <w:color w:val="0563C1"/>
                <w:sz w:val="22"/>
                <w:u w:val="single"/>
              </w:rPr>
            </w:pPr>
            <w:ins w:id="1700"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"http://jira.actency.fr/browse/CJDRU-69"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CJDRU-69</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77CACDD2" w14:textId="77777777" w:rsidR="006C2E24" w:rsidRPr="006A20B6" w:rsidRDefault="006C2E24" w:rsidP="006C2E24">
            <w:pPr>
              <w:spacing w:line="240" w:lineRule="auto"/>
              <w:rPr>
                <w:ins w:id="1701" w:author="Gregory Koenig" w:date="2019-10-15T23:12:00Z"/>
                <w:rFonts w:ascii="Arial" w:eastAsia="Times New Roman" w:hAnsi="Arial" w:cs="Arial"/>
                <w:b w:val="0"/>
                <w:color w:val="000000"/>
                <w:sz w:val="22"/>
                <w:lang w:val="fr-FR"/>
                <w:rPrChange w:id="1702" w:author="Gregory Koenig" w:date="2019-10-15T23:12:00Z">
                  <w:rPr>
                    <w:ins w:id="1703" w:author="Gregory Koenig" w:date="2019-10-15T23:12:00Z"/>
                    <w:rFonts w:ascii="Arial" w:eastAsia="Times New Roman" w:hAnsi="Arial" w:cs="Arial"/>
                    <w:b w:val="0"/>
                    <w:color w:val="000000"/>
                    <w:sz w:val="22"/>
                  </w:rPr>
                </w:rPrChange>
              </w:rPr>
            </w:pPr>
            <w:ins w:id="1704" w:author="Gregory Koenig" w:date="2019-10-15T23:12:00Z">
              <w:r w:rsidRPr="006A20B6">
                <w:rPr>
                  <w:rFonts w:ascii="Arial" w:eastAsia="Times New Roman" w:hAnsi="Arial" w:cs="Arial"/>
                  <w:b w:val="0"/>
                  <w:color w:val="000000"/>
                  <w:sz w:val="22"/>
                  <w:lang w:val="fr-FR"/>
                  <w:rPrChange w:id="1705" w:author="Gregory Koenig" w:date="2019-10-15T23:12:00Z">
                    <w:rPr>
                      <w:rFonts w:ascii="Arial" w:eastAsia="Times New Roman" w:hAnsi="Arial" w:cs="Arial"/>
                      <w:b w:val="0"/>
                      <w:color w:val="000000"/>
                      <w:sz w:val="22"/>
                    </w:rPr>
                  </w:rPrChange>
                </w:rPr>
                <w:t>CJDRU-8 Créer les termes de taxonomie et le vocabulaire adapté</w:t>
              </w:r>
            </w:ins>
          </w:p>
        </w:tc>
        <w:tc>
          <w:tcPr>
            <w:tcW w:w="3920" w:type="dxa"/>
            <w:tcBorders>
              <w:top w:val="nil"/>
              <w:left w:val="nil"/>
              <w:bottom w:val="single" w:sz="4" w:space="0" w:color="000000"/>
              <w:right w:val="single" w:sz="4" w:space="0" w:color="000000"/>
            </w:tcBorders>
            <w:shd w:val="clear" w:color="auto" w:fill="auto"/>
            <w:hideMark/>
          </w:tcPr>
          <w:p w14:paraId="3A46DB3D" w14:textId="77777777" w:rsidR="006C2E24" w:rsidRPr="006C2E24" w:rsidRDefault="006C2E24" w:rsidP="006C2E24">
            <w:pPr>
              <w:spacing w:line="240" w:lineRule="auto"/>
              <w:rPr>
                <w:ins w:id="1706" w:author="Gregory Koenig" w:date="2019-10-15T23:12:00Z"/>
                <w:rFonts w:ascii="Arial" w:eastAsia="Times New Roman" w:hAnsi="Arial" w:cs="Arial"/>
                <w:b w:val="0"/>
                <w:color w:val="000000"/>
                <w:sz w:val="22"/>
              </w:rPr>
            </w:pPr>
            <w:proofErr w:type="spellStart"/>
            <w:ins w:id="1707"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3</w:t>
              </w:r>
            </w:ins>
          </w:p>
        </w:tc>
      </w:tr>
      <w:tr w:rsidR="006C2E24" w:rsidRPr="006C2E24" w14:paraId="2526957E" w14:textId="77777777" w:rsidTr="006C2E24">
        <w:trPr>
          <w:trHeight w:val="560"/>
          <w:ins w:id="1708"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2B291505" w14:textId="77777777" w:rsidR="006C2E24" w:rsidRPr="006C2E24" w:rsidRDefault="006C2E24" w:rsidP="006C2E24">
            <w:pPr>
              <w:spacing w:line="240" w:lineRule="auto"/>
              <w:rPr>
                <w:ins w:id="1709" w:author="Gregory Koenig" w:date="2019-10-15T23:12:00Z"/>
                <w:rFonts w:ascii="Arial" w:eastAsia="Times New Roman" w:hAnsi="Arial" w:cs="Arial"/>
                <w:b w:val="0"/>
                <w:color w:val="000000"/>
                <w:sz w:val="22"/>
              </w:rPr>
            </w:pPr>
            <w:ins w:id="1710" w:author="Gregory Koenig" w:date="2019-10-15T23:12:00Z">
              <w:r w:rsidRPr="006C2E24">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62182A9E" w14:textId="77777777" w:rsidR="006C2E24" w:rsidRPr="006C2E24" w:rsidRDefault="006C2E24" w:rsidP="006C2E24">
            <w:pPr>
              <w:spacing w:line="240" w:lineRule="auto"/>
              <w:rPr>
                <w:ins w:id="1711" w:author="Gregory Koenig" w:date="2019-10-15T23:12:00Z"/>
                <w:rFonts w:ascii="Calibri" w:eastAsia="Times New Roman" w:hAnsi="Calibri" w:cs="Calibri"/>
                <w:b w:val="0"/>
                <w:color w:val="0563C1"/>
                <w:sz w:val="22"/>
                <w:u w:val="single"/>
              </w:rPr>
            </w:pPr>
            <w:ins w:id="1712"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"http://jira.actency.fr/browse/CJDRU-68"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CJDRU-68</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5427EC61" w14:textId="77777777" w:rsidR="006C2E24" w:rsidRPr="006A20B6" w:rsidRDefault="006C2E24" w:rsidP="006C2E24">
            <w:pPr>
              <w:spacing w:line="240" w:lineRule="auto"/>
              <w:rPr>
                <w:ins w:id="1713" w:author="Gregory Koenig" w:date="2019-10-15T23:12:00Z"/>
                <w:rFonts w:ascii="Arial" w:eastAsia="Times New Roman" w:hAnsi="Arial" w:cs="Arial"/>
                <w:b w:val="0"/>
                <w:color w:val="000000"/>
                <w:sz w:val="22"/>
                <w:lang w:val="fr-FR"/>
                <w:rPrChange w:id="1714" w:author="Gregory Koenig" w:date="2019-10-15T23:12:00Z">
                  <w:rPr>
                    <w:ins w:id="1715" w:author="Gregory Koenig" w:date="2019-10-15T23:12:00Z"/>
                    <w:rFonts w:ascii="Arial" w:eastAsia="Times New Roman" w:hAnsi="Arial" w:cs="Arial"/>
                    <w:b w:val="0"/>
                    <w:color w:val="000000"/>
                    <w:sz w:val="22"/>
                  </w:rPr>
                </w:rPrChange>
              </w:rPr>
            </w:pPr>
            <w:ins w:id="1716" w:author="Gregory Koenig" w:date="2019-10-15T23:12:00Z">
              <w:r w:rsidRPr="006A20B6">
                <w:rPr>
                  <w:rFonts w:ascii="Arial" w:eastAsia="Times New Roman" w:hAnsi="Arial" w:cs="Arial"/>
                  <w:b w:val="0"/>
                  <w:color w:val="000000"/>
                  <w:sz w:val="22"/>
                  <w:lang w:val="fr-FR"/>
                  <w:rPrChange w:id="1717" w:author="Gregory Koenig" w:date="2019-10-15T23:12:00Z">
                    <w:rPr>
                      <w:rFonts w:ascii="Arial" w:eastAsia="Times New Roman" w:hAnsi="Arial" w:cs="Arial"/>
                      <w:b w:val="0"/>
                      <w:color w:val="000000"/>
                      <w:sz w:val="22"/>
                    </w:rPr>
                  </w:rPrChange>
                </w:rPr>
                <w:t>CJDRU-19 Faire le lien entre la mention et la notification de l'utilisateur</w:t>
              </w:r>
            </w:ins>
          </w:p>
        </w:tc>
        <w:tc>
          <w:tcPr>
            <w:tcW w:w="3920" w:type="dxa"/>
            <w:tcBorders>
              <w:top w:val="nil"/>
              <w:left w:val="nil"/>
              <w:bottom w:val="single" w:sz="4" w:space="0" w:color="000000"/>
              <w:right w:val="single" w:sz="4" w:space="0" w:color="000000"/>
            </w:tcBorders>
            <w:shd w:val="clear" w:color="auto" w:fill="auto"/>
            <w:hideMark/>
          </w:tcPr>
          <w:p w14:paraId="1AA41E2E" w14:textId="77777777" w:rsidR="006C2E24" w:rsidRPr="006C2E24" w:rsidRDefault="006C2E24" w:rsidP="006C2E24">
            <w:pPr>
              <w:spacing w:line="240" w:lineRule="auto"/>
              <w:rPr>
                <w:ins w:id="1718" w:author="Gregory Koenig" w:date="2019-10-15T23:12:00Z"/>
                <w:rFonts w:ascii="Arial" w:eastAsia="Times New Roman" w:hAnsi="Arial" w:cs="Arial"/>
                <w:b w:val="0"/>
                <w:color w:val="000000"/>
                <w:sz w:val="22"/>
              </w:rPr>
            </w:pPr>
            <w:proofErr w:type="spellStart"/>
            <w:ins w:id="1719"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3</w:t>
              </w:r>
            </w:ins>
          </w:p>
        </w:tc>
      </w:tr>
      <w:tr w:rsidR="006C2E24" w:rsidRPr="006C2E24" w14:paraId="6F882F37" w14:textId="77777777" w:rsidTr="006C2E24">
        <w:trPr>
          <w:trHeight w:val="560"/>
          <w:ins w:id="1720"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5441C0E3" w14:textId="77777777" w:rsidR="006C2E24" w:rsidRPr="006C2E24" w:rsidRDefault="006C2E24" w:rsidP="006C2E24">
            <w:pPr>
              <w:spacing w:line="240" w:lineRule="auto"/>
              <w:rPr>
                <w:ins w:id="1721" w:author="Gregory Koenig" w:date="2019-10-15T23:12:00Z"/>
                <w:rFonts w:ascii="Arial" w:eastAsia="Times New Roman" w:hAnsi="Arial" w:cs="Arial"/>
                <w:b w:val="0"/>
                <w:color w:val="000000"/>
                <w:sz w:val="22"/>
              </w:rPr>
            </w:pPr>
            <w:ins w:id="1722" w:author="Gregory Koenig" w:date="2019-10-15T23:12:00Z">
              <w:r w:rsidRPr="006C2E24">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7991B48E" w14:textId="77777777" w:rsidR="006C2E24" w:rsidRPr="006C2E24" w:rsidRDefault="006C2E24" w:rsidP="006C2E24">
            <w:pPr>
              <w:spacing w:line="240" w:lineRule="auto"/>
              <w:rPr>
                <w:ins w:id="1723" w:author="Gregory Koenig" w:date="2019-10-15T23:12:00Z"/>
                <w:rFonts w:ascii="Calibri" w:eastAsia="Times New Roman" w:hAnsi="Calibri" w:cs="Calibri"/>
                <w:b w:val="0"/>
                <w:color w:val="0563C1"/>
                <w:sz w:val="22"/>
                <w:u w:val="single"/>
              </w:rPr>
            </w:pPr>
            <w:ins w:id="1724"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"http://jira.actency.fr/browse/CJDRU-67"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CJDRU-67</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65C8A199" w14:textId="77777777" w:rsidR="006C2E24" w:rsidRPr="006A20B6" w:rsidRDefault="006C2E24" w:rsidP="006C2E24">
            <w:pPr>
              <w:spacing w:line="240" w:lineRule="auto"/>
              <w:rPr>
                <w:ins w:id="1725" w:author="Gregory Koenig" w:date="2019-10-15T23:12:00Z"/>
                <w:rFonts w:ascii="Arial" w:eastAsia="Times New Roman" w:hAnsi="Arial" w:cs="Arial"/>
                <w:b w:val="0"/>
                <w:color w:val="000000"/>
                <w:sz w:val="22"/>
                <w:lang w:val="fr-FR"/>
                <w:rPrChange w:id="1726" w:author="Gregory Koenig" w:date="2019-10-15T23:12:00Z">
                  <w:rPr>
                    <w:ins w:id="1727" w:author="Gregory Koenig" w:date="2019-10-15T23:12:00Z"/>
                    <w:rFonts w:ascii="Arial" w:eastAsia="Times New Roman" w:hAnsi="Arial" w:cs="Arial"/>
                    <w:b w:val="0"/>
                    <w:color w:val="000000"/>
                    <w:sz w:val="22"/>
                  </w:rPr>
                </w:rPrChange>
              </w:rPr>
            </w:pPr>
            <w:ins w:id="1728" w:author="Gregory Koenig" w:date="2019-10-15T23:12:00Z">
              <w:r w:rsidRPr="006A20B6">
                <w:rPr>
                  <w:rFonts w:ascii="Arial" w:eastAsia="Times New Roman" w:hAnsi="Arial" w:cs="Arial"/>
                  <w:b w:val="0"/>
                  <w:color w:val="000000"/>
                  <w:sz w:val="22"/>
                  <w:lang w:val="fr-FR"/>
                  <w:rPrChange w:id="1729" w:author="Gregory Koenig" w:date="2019-10-15T23:12:00Z">
                    <w:rPr>
                      <w:rFonts w:ascii="Arial" w:eastAsia="Times New Roman" w:hAnsi="Arial" w:cs="Arial"/>
                      <w:b w:val="0"/>
                      <w:color w:val="000000"/>
                      <w:sz w:val="22"/>
                    </w:rPr>
                  </w:rPrChange>
                </w:rPr>
                <w:t>CJDRU-19 Ajout de l'option "Mention" dans l'éditeur de texte</w:t>
              </w:r>
            </w:ins>
          </w:p>
        </w:tc>
        <w:tc>
          <w:tcPr>
            <w:tcW w:w="3920" w:type="dxa"/>
            <w:tcBorders>
              <w:top w:val="nil"/>
              <w:left w:val="nil"/>
              <w:bottom w:val="single" w:sz="4" w:space="0" w:color="000000"/>
              <w:right w:val="single" w:sz="4" w:space="0" w:color="000000"/>
            </w:tcBorders>
            <w:shd w:val="clear" w:color="auto" w:fill="auto"/>
            <w:hideMark/>
          </w:tcPr>
          <w:p w14:paraId="5CEC47B7" w14:textId="77777777" w:rsidR="006C2E24" w:rsidRPr="006C2E24" w:rsidRDefault="006C2E24" w:rsidP="006C2E24">
            <w:pPr>
              <w:spacing w:line="240" w:lineRule="auto"/>
              <w:rPr>
                <w:ins w:id="1730" w:author="Gregory Koenig" w:date="2019-10-15T23:12:00Z"/>
                <w:rFonts w:ascii="Arial" w:eastAsia="Times New Roman" w:hAnsi="Arial" w:cs="Arial"/>
                <w:b w:val="0"/>
                <w:color w:val="000000"/>
                <w:sz w:val="22"/>
              </w:rPr>
            </w:pPr>
            <w:proofErr w:type="spellStart"/>
            <w:ins w:id="1731"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3</w:t>
              </w:r>
            </w:ins>
          </w:p>
        </w:tc>
      </w:tr>
      <w:tr w:rsidR="006C2E24" w:rsidRPr="006C2E24" w14:paraId="7D76CDCA" w14:textId="77777777" w:rsidTr="006C2E24">
        <w:trPr>
          <w:trHeight w:val="560"/>
          <w:ins w:id="1732"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568834DC" w14:textId="77777777" w:rsidR="006C2E24" w:rsidRPr="006C2E24" w:rsidRDefault="006C2E24" w:rsidP="006C2E24">
            <w:pPr>
              <w:spacing w:line="240" w:lineRule="auto"/>
              <w:rPr>
                <w:ins w:id="1733" w:author="Gregory Koenig" w:date="2019-10-15T23:12:00Z"/>
                <w:rFonts w:ascii="Arial" w:eastAsia="Times New Roman" w:hAnsi="Arial" w:cs="Arial"/>
                <w:b w:val="0"/>
                <w:color w:val="000000"/>
                <w:sz w:val="22"/>
              </w:rPr>
            </w:pPr>
            <w:ins w:id="1734" w:author="Gregory Koenig" w:date="2019-10-15T23:12:00Z">
              <w:r w:rsidRPr="006C2E24">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4260BAB5" w14:textId="77777777" w:rsidR="006C2E24" w:rsidRPr="006C2E24" w:rsidRDefault="006C2E24" w:rsidP="006C2E24">
            <w:pPr>
              <w:spacing w:line="240" w:lineRule="auto"/>
              <w:rPr>
                <w:ins w:id="1735" w:author="Gregory Koenig" w:date="2019-10-15T23:12:00Z"/>
                <w:rFonts w:ascii="Calibri" w:eastAsia="Times New Roman" w:hAnsi="Calibri" w:cs="Calibri"/>
                <w:b w:val="0"/>
                <w:color w:val="0563C1"/>
                <w:sz w:val="22"/>
                <w:u w:val="single"/>
              </w:rPr>
            </w:pPr>
            <w:ins w:id="1736"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"http://jira.actency.fr/browse/CJDRU-65"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CJDRU-65</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13E782FB" w14:textId="77777777" w:rsidR="006C2E24" w:rsidRPr="006C2E24" w:rsidRDefault="006C2E24" w:rsidP="006C2E24">
            <w:pPr>
              <w:spacing w:line="240" w:lineRule="auto"/>
              <w:rPr>
                <w:ins w:id="1737" w:author="Gregory Koenig" w:date="2019-10-15T23:12:00Z"/>
                <w:rFonts w:ascii="Arial" w:eastAsia="Times New Roman" w:hAnsi="Arial" w:cs="Arial"/>
                <w:b w:val="0"/>
                <w:color w:val="000000"/>
                <w:sz w:val="22"/>
                <w:lang w:val="fr-FR"/>
                <w:rPrChange w:id="1738" w:author="Gregory Koenig" w:date="2019-10-15T23:12:00Z">
                  <w:rPr>
                    <w:ins w:id="1739" w:author="Gregory Koenig" w:date="2019-10-15T23:12:00Z"/>
                    <w:rFonts w:ascii="Arial" w:eastAsia="Times New Roman" w:hAnsi="Arial" w:cs="Arial"/>
                    <w:b w:val="0"/>
                    <w:color w:val="000000"/>
                    <w:sz w:val="22"/>
                  </w:rPr>
                </w:rPrChange>
              </w:rPr>
            </w:pPr>
            <w:ins w:id="1740" w:author="Gregory Koenig" w:date="2019-10-15T23:12:00Z">
              <w:r w:rsidRPr="006C2E24">
                <w:rPr>
                  <w:rFonts w:ascii="Arial" w:eastAsia="Times New Roman" w:hAnsi="Arial" w:cs="Arial"/>
                  <w:b w:val="0"/>
                  <w:color w:val="000000"/>
                  <w:sz w:val="22"/>
                  <w:lang w:val="fr-FR"/>
                  <w:rPrChange w:id="1741" w:author="Gregory Koenig" w:date="2019-10-15T23:12:00Z">
                    <w:rPr>
                      <w:rFonts w:ascii="Arial" w:eastAsia="Times New Roman" w:hAnsi="Arial" w:cs="Arial"/>
                      <w:b w:val="0"/>
                      <w:color w:val="000000"/>
                      <w:sz w:val="22"/>
                    </w:rPr>
                  </w:rPrChange>
                </w:rPr>
                <w:t>CJDRU-5 Afficher un bloc de sondage</w:t>
              </w:r>
            </w:ins>
          </w:p>
        </w:tc>
        <w:tc>
          <w:tcPr>
            <w:tcW w:w="3920" w:type="dxa"/>
            <w:tcBorders>
              <w:top w:val="nil"/>
              <w:left w:val="nil"/>
              <w:bottom w:val="single" w:sz="4" w:space="0" w:color="000000"/>
              <w:right w:val="single" w:sz="4" w:space="0" w:color="000000"/>
            </w:tcBorders>
            <w:shd w:val="clear" w:color="auto" w:fill="auto"/>
            <w:hideMark/>
          </w:tcPr>
          <w:p w14:paraId="339886C4" w14:textId="77777777" w:rsidR="006C2E24" w:rsidRPr="006C2E24" w:rsidRDefault="006C2E24" w:rsidP="006C2E24">
            <w:pPr>
              <w:spacing w:line="240" w:lineRule="auto"/>
              <w:rPr>
                <w:ins w:id="1742" w:author="Gregory Koenig" w:date="2019-10-15T23:12:00Z"/>
                <w:rFonts w:ascii="Arial" w:eastAsia="Times New Roman" w:hAnsi="Arial" w:cs="Arial"/>
                <w:b w:val="0"/>
                <w:color w:val="000000"/>
                <w:sz w:val="22"/>
              </w:rPr>
            </w:pPr>
            <w:proofErr w:type="spellStart"/>
            <w:ins w:id="1743"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1, </w:t>
              </w:r>
              <w:proofErr w:type="spellStart"/>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2</w:t>
              </w:r>
            </w:ins>
          </w:p>
        </w:tc>
      </w:tr>
      <w:tr w:rsidR="006C2E24" w:rsidRPr="006C2E24" w14:paraId="5F442AEB" w14:textId="77777777" w:rsidTr="006C2E24">
        <w:trPr>
          <w:trHeight w:val="560"/>
          <w:ins w:id="1744"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51C1AE40" w14:textId="77777777" w:rsidR="006C2E24" w:rsidRPr="006C2E24" w:rsidRDefault="006C2E24" w:rsidP="006C2E24">
            <w:pPr>
              <w:spacing w:line="240" w:lineRule="auto"/>
              <w:rPr>
                <w:ins w:id="1745" w:author="Gregory Koenig" w:date="2019-10-15T23:12:00Z"/>
                <w:rFonts w:ascii="Arial" w:eastAsia="Times New Roman" w:hAnsi="Arial" w:cs="Arial"/>
                <w:b w:val="0"/>
                <w:color w:val="000000"/>
                <w:sz w:val="22"/>
              </w:rPr>
            </w:pPr>
            <w:ins w:id="1746" w:author="Gregory Koenig" w:date="2019-10-15T23:12:00Z">
              <w:r w:rsidRPr="006C2E24">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0E46AE6F" w14:textId="77777777" w:rsidR="006C2E24" w:rsidRPr="006C2E24" w:rsidRDefault="006C2E24" w:rsidP="006C2E24">
            <w:pPr>
              <w:spacing w:line="240" w:lineRule="auto"/>
              <w:rPr>
                <w:ins w:id="1747" w:author="Gregory Koenig" w:date="2019-10-15T23:12:00Z"/>
                <w:rFonts w:ascii="Calibri" w:eastAsia="Times New Roman" w:hAnsi="Calibri" w:cs="Calibri"/>
                <w:b w:val="0"/>
                <w:color w:val="0563C1"/>
                <w:sz w:val="22"/>
                <w:u w:val="single"/>
              </w:rPr>
            </w:pPr>
            <w:ins w:id="1748"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"http://jira.actency.fr/browse/CJDRU-64"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CJDRU-64</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489EA25A" w14:textId="77777777" w:rsidR="006C2E24" w:rsidRPr="006C2E24" w:rsidRDefault="006C2E24" w:rsidP="006C2E24">
            <w:pPr>
              <w:spacing w:line="240" w:lineRule="auto"/>
              <w:rPr>
                <w:ins w:id="1749" w:author="Gregory Koenig" w:date="2019-10-15T23:12:00Z"/>
                <w:rFonts w:ascii="Arial" w:eastAsia="Times New Roman" w:hAnsi="Arial" w:cs="Arial"/>
                <w:b w:val="0"/>
                <w:color w:val="000000"/>
                <w:sz w:val="22"/>
                <w:lang w:val="fr-FR"/>
                <w:rPrChange w:id="1750" w:author="Gregory Koenig" w:date="2019-10-15T23:12:00Z">
                  <w:rPr>
                    <w:ins w:id="1751" w:author="Gregory Koenig" w:date="2019-10-15T23:12:00Z"/>
                    <w:rFonts w:ascii="Arial" w:eastAsia="Times New Roman" w:hAnsi="Arial" w:cs="Arial"/>
                    <w:b w:val="0"/>
                    <w:color w:val="000000"/>
                    <w:sz w:val="22"/>
                  </w:rPr>
                </w:rPrChange>
              </w:rPr>
            </w:pPr>
            <w:ins w:id="1752" w:author="Gregory Koenig" w:date="2019-10-15T23:12:00Z">
              <w:r w:rsidRPr="006C2E24">
                <w:rPr>
                  <w:rFonts w:ascii="Arial" w:eastAsia="Times New Roman" w:hAnsi="Arial" w:cs="Arial"/>
                  <w:b w:val="0"/>
                  <w:color w:val="000000"/>
                  <w:sz w:val="22"/>
                  <w:lang w:val="fr-FR"/>
                  <w:rPrChange w:id="1753" w:author="Gregory Koenig" w:date="2019-10-15T23:12:00Z">
                    <w:rPr>
                      <w:rFonts w:ascii="Arial" w:eastAsia="Times New Roman" w:hAnsi="Arial" w:cs="Arial"/>
                      <w:b w:val="0"/>
                      <w:color w:val="000000"/>
                      <w:sz w:val="22"/>
                    </w:rPr>
                  </w:rPrChange>
                </w:rPr>
                <w:t>CJDRU-5 Trouver un module de sondage</w:t>
              </w:r>
            </w:ins>
          </w:p>
        </w:tc>
        <w:tc>
          <w:tcPr>
            <w:tcW w:w="3920" w:type="dxa"/>
            <w:tcBorders>
              <w:top w:val="nil"/>
              <w:left w:val="nil"/>
              <w:bottom w:val="single" w:sz="4" w:space="0" w:color="000000"/>
              <w:right w:val="single" w:sz="4" w:space="0" w:color="000000"/>
            </w:tcBorders>
            <w:shd w:val="clear" w:color="auto" w:fill="auto"/>
            <w:hideMark/>
          </w:tcPr>
          <w:p w14:paraId="08C74239" w14:textId="77777777" w:rsidR="006C2E24" w:rsidRPr="006C2E24" w:rsidRDefault="006C2E24" w:rsidP="006C2E24">
            <w:pPr>
              <w:spacing w:line="240" w:lineRule="auto"/>
              <w:rPr>
                <w:ins w:id="1754" w:author="Gregory Koenig" w:date="2019-10-15T23:12:00Z"/>
                <w:rFonts w:ascii="Arial" w:eastAsia="Times New Roman" w:hAnsi="Arial" w:cs="Arial"/>
                <w:b w:val="0"/>
                <w:color w:val="000000"/>
                <w:sz w:val="22"/>
              </w:rPr>
            </w:pPr>
            <w:proofErr w:type="spellStart"/>
            <w:ins w:id="1755"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1, </w:t>
              </w:r>
              <w:proofErr w:type="spellStart"/>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2</w:t>
              </w:r>
            </w:ins>
          </w:p>
        </w:tc>
      </w:tr>
      <w:tr w:rsidR="006C2E24" w:rsidRPr="006C2E24" w14:paraId="39043A14" w14:textId="77777777" w:rsidTr="006C2E24">
        <w:trPr>
          <w:trHeight w:val="290"/>
          <w:ins w:id="1756"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552F6BA3" w14:textId="77777777" w:rsidR="006C2E24" w:rsidRPr="006C2E24" w:rsidRDefault="006C2E24" w:rsidP="006C2E24">
            <w:pPr>
              <w:spacing w:line="240" w:lineRule="auto"/>
              <w:rPr>
                <w:ins w:id="1757" w:author="Gregory Koenig" w:date="2019-10-15T23:12:00Z"/>
                <w:rFonts w:ascii="Arial" w:eastAsia="Times New Roman" w:hAnsi="Arial" w:cs="Arial"/>
                <w:b w:val="0"/>
                <w:color w:val="000000"/>
                <w:sz w:val="22"/>
              </w:rPr>
            </w:pPr>
            <w:ins w:id="1758" w:author="Gregory Koenig" w:date="2019-10-15T23:12:00Z">
              <w:r w:rsidRPr="006C2E24">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17412622" w14:textId="77777777" w:rsidR="006C2E24" w:rsidRPr="006C2E24" w:rsidRDefault="006C2E24" w:rsidP="006C2E24">
            <w:pPr>
              <w:spacing w:line="240" w:lineRule="auto"/>
              <w:rPr>
                <w:ins w:id="1759" w:author="Gregory Koenig" w:date="2019-10-15T23:12:00Z"/>
                <w:rFonts w:ascii="Calibri" w:eastAsia="Times New Roman" w:hAnsi="Calibri" w:cs="Calibri"/>
                <w:b w:val="0"/>
                <w:color w:val="0563C1"/>
                <w:sz w:val="22"/>
                <w:u w:val="single"/>
              </w:rPr>
            </w:pPr>
            <w:ins w:id="1760"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"http://jira.actency.fr/browse/CJDRU-62"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CJDRU-62</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396098A1" w14:textId="77777777" w:rsidR="006C2E24" w:rsidRPr="006C2E24" w:rsidRDefault="006C2E24" w:rsidP="006C2E24">
            <w:pPr>
              <w:spacing w:line="240" w:lineRule="auto"/>
              <w:rPr>
                <w:ins w:id="1761" w:author="Gregory Koenig" w:date="2019-10-15T23:12:00Z"/>
                <w:rFonts w:ascii="Arial" w:eastAsia="Times New Roman" w:hAnsi="Arial" w:cs="Arial"/>
                <w:b w:val="0"/>
                <w:color w:val="000000"/>
                <w:sz w:val="22"/>
              </w:rPr>
            </w:pPr>
            <w:ins w:id="1762" w:author="Gregory Koenig" w:date="2019-10-15T23:12:00Z">
              <w:r w:rsidRPr="006C2E24">
                <w:rPr>
                  <w:rFonts w:ascii="Arial" w:eastAsia="Times New Roman" w:hAnsi="Arial" w:cs="Arial"/>
                  <w:b w:val="0"/>
                  <w:color w:val="000000"/>
                  <w:sz w:val="22"/>
                </w:rPr>
                <w:t xml:space="preserve">CJDRU-6 </w:t>
              </w:r>
              <w:proofErr w:type="spellStart"/>
              <w:r w:rsidRPr="006C2E24">
                <w:rPr>
                  <w:rFonts w:ascii="Arial" w:eastAsia="Times New Roman" w:hAnsi="Arial" w:cs="Arial"/>
                  <w:b w:val="0"/>
                  <w:color w:val="000000"/>
                  <w:sz w:val="22"/>
                </w:rPr>
                <w:t>Étudier</w:t>
              </w:r>
              <w:proofErr w:type="spellEnd"/>
              <w:r w:rsidRPr="006C2E24">
                <w:rPr>
                  <w:rFonts w:ascii="Arial" w:eastAsia="Times New Roman" w:hAnsi="Arial" w:cs="Arial"/>
                  <w:b w:val="0"/>
                  <w:color w:val="000000"/>
                  <w:sz w:val="22"/>
                </w:rPr>
                <w:t xml:space="preserve"> </w:t>
              </w:r>
              <w:proofErr w:type="spellStart"/>
              <w:r w:rsidRPr="006C2E24">
                <w:rPr>
                  <w:rFonts w:ascii="Arial" w:eastAsia="Times New Roman" w:hAnsi="Arial" w:cs="Arial"/>
                  <w:b w:val="0"/>
                  <w:color w:val="000000"/>
                  <w:sz w:val="22"/>
                </w:rPr>
                <w:t>l'algorithme</w:t>
              </w:r>
              <w:proofErr w:type="spellEnd"/>
              <w:r w:rsidRPr="006C2E24">
                <w:rPr>
                  <w:rFonts w:ascii="Arial" w:eastAsia="Times New Roman" w:hAnsi="Arial" w:cs="Arial"/>
                  <w:b w:val="0"/>
                  <w:color w:val="000000"/>
                  <w:sz w:val="22"/>
                </w:rPr>
                <w:t xml:space="preserve"> </w:t>
              </w:r>
              <w:proofErr w:type="spellStart"/>
              <w:r w:rsidRPr="006C2E24">
                <w:rPr>
                  <w:rFonts w:ascii="Arial" w:eastAsia="Times New Roman" w:hAnsi="Arial" w:cs="Arial"/>
                  <w:b w:val="0"/>
                  <w:color w:val="000000"/>
                  <w:sz w:val="22"/>
                </w:rPr>
                <w:t>actuel</w:t>
              </w:r>
              <w:proofErr w:type="spellEnd"/>
            </w:ins>
          </w:p>
        </w:tc>
        <w:tc>
          <w:tcPr>
            <w:tcW w:w="3920" w:type="dxa"/>
            <w:tcBorders>
              <w:top w:val="nil"/>
              <w:left w:val="nil"/>
              <w:bottom w:val="single" w:sz="4" w:space="0" w:color="000000"/>
              <w:right w:val="single" w:sz="4" w:space="0" w:color="000000"/>
            </w:tcBorders>
            <w:shd w:val="clear" w:color="auto" w:fill="auto"/>
            <w:hideMark/>
          </w:tcPr>
          <w:p w14:paraId="49CC2DC2" w14:textId="77777777" w:rsidR="006C2E24" w:rsidRPr="006C2E24" w:rsidRDefault="006C2E24" w:rsidP="006C2E24">
            <w:pPr>
              <w:spacing w:line="240" w:lineRule="auto"/>
              <w:rPr>
                <w:ins w:id="1763" w:author="Gregory Koenig" w:date="2019-10-15T23:12:00Z"/>
                <w:rFonts w:ascii="Arial" w:eastAsia="Times New Roman" w:hAnsi="Arial" w:cs="Arial"/>
                <w:b w:val="0"/>
                <w:color w:val="000000"/>
                <w:sz w:val="22"/>
              </w:rPr>
            </w:pPr>
            <w:proofErr w:type="spellStart"/>
            <w:ins w:id="1764"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2</w:t>
              </w:r>
            </w:ins>
          </w:p>
        </w:tc>
      </w:tr>
      <w:tr w:rsidR="006C2E24" w:rsidRPr="006C2E24" w14:paraId="79A3B2C9" w14:textId="77777777" w:rsidTr="006C2E24">
        <w:trPr>
          <w:trHeight w:val="560"/>
          <w:ins w:id="1765"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7234D97E" w14:textId="77777777" w:rsidR="006C2E24" w:rsidRPr="006C2E24" w:rsidRDefault="006C2E24" w:rsidP="006C2E24">
            <w:pPr>
              <w:spacing w:line="240" w:lineRule="auto"/>
              <w:rPr>
                <w:ins w:id="1766" w:author="Gregory Koenig" w:date="2019-10-15T23:12:00Z"/>
                <w:rFonts w:ascii="Arial" w:eastAsia="Times New Roman" w:hAnsi="Arial" w:cs="Arial"/>
                <w:b w:val="0"/>
                <w:color w:val="000000"/>
                <w:sz w:val="22"/>
              </w:rPr>
            </w:pPr>
            <w:ins w:id="1767" w:author="Gregory Koenig" w:date="2019-10-15T23:12:00Z">
              <w:r w:rsidRPr="006C2E24">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7088BADF" w14:textId="77777777" w:rsidR="006C2E24" w:rsidRPr="006C2E24" w:rsidRDefault="006C2E24" w:rsidP="006C2E24">
            <w:pPr>
              <w:spacing w:line="240" w:lineRule="auto"/>
              <w:rPr>
                <w:ins w:id="1768" w:author="Gregory Koenig" w:date="2019-10-15T23:12:00Z"/>
                <w:rFonts w:ascii="Calibri" w:eastAsia="Times New Roman" w:hAnsi="Calibri" w:cs="Calibri"/>
                <w:b w:val="0"/>
                <w:color w:val="0563C1"/>
                <w:sz w:val="22"/>
                <w:u w:val="single"/>
              </w:rPr>
            </w:pPr>
            <w:ins w:id="1769"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"http://jira.actency.fr/browse/CJDRU-61"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CJDRU-61</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4875DFD8" w14:textId="77777777" w:rsidR="006C2E24" w:rsidRPr="006C2E24" w:rsidRDefault="006C2E24" w:rsidP="006C2E24">
            <w:pPr>
              <w:spacing w:line="240" w:lineRule="auto"/>
              <w:rPr>
                <w:ins w:id="1770" w:author="Gregory Koenig" w:date="2019-10-15T23:12:00Z"/>
                <w:rFonts w:ascii="Arial" w:eastAsia="Times New Roman" w:hAnsi="Arial" w:cs="Arial"/>
                <w:b w:val="0"/>
                <w:color w:val="000000"/>
                <w:sz w:val="22"/>
                <w:lang w:val="fr-FR"/>
                <w:rPrChange w:id="1771" w:author="Gregory Koenig" w:date="2019-10-15T23:12:00Z">
                  <w:rPr>
                    <w:ins w:id="1772" w:author="Gregory Koenig" w:date="2019-10-15T23:12:00Z"/>
                    <w:rFonts w:ascii="Arial" w:eastAsia="Times New Roman" w:hAnsi="Arial" w:cs="Arial"/>
                    <w:b w:val="0"/>
                    <w:color w:val="000000"/>
                    <w:sz w:val="22"/>
                  </w:rPr>
                </w:rPrChange>
              </w:rPr>
            </w:pPr>
            <w:ins w:id="1773" w:author="Gregory Koenig" w:date="2019-10-15T23:12:00Z">
              <w:r w:rsidRPr="006C2E24">
                <w:rPr>
                  <w:rFonts w:ascii="Arial" w:eastAsia="Times New Roman" w:hAnsi="Arial" w:cs="Arial"/>
                  <w:b w:val="0"/>
                  <w:color w:val="000000"/>
                  <w:sz w:val="22"/>
                  <w:lang w:val="fr-FR"/>
                  <w:rPrChange w:id="1774" w:author="Gregory Koenig" w:date="2019-10-15T23:12:00Z">
                    <w:rPr>
                      <w:rFonts w:ascii="Arial" w:eastAsia="Times New Roman" w:hAnsi="Arial" w:cs="Arial"/>
                      <w:b w:val="0"/>
                      <w:color w:val="000000"/>
                      <w:sz w:val="22"/>
                    </w:rPr>
                  </w:rPrChange>
                </w:rPr>
                <w:t>CJDRU-2 Formulaire d'inscription le plus sécurisé possible</w:t>
              </w:r>
            </w:ins>
          </w:p>
        </w:tc>
        <w:tc>
          <w:tcPr>
            <w:tcW w:w="3920" w:type="dxa"/>
            <w:tcBorders>
              <w:top w:val="nil"/>
              <w:left w:val="nil"/>
              <w:bottom w:val="single" w:sz="4" w:space="0" w:color="000000"/>
              <w:right w:val="single" w:sz="4" w:space="0" w:color="000000"/>
            </w:tcBorders>
            <w:shd w:val="clear" w:color="auto" w:fill="auto"/>
            <w:hideMark/>
          </w:tcPr>
          <w:p w14:paraId="6D192B6C" w14:textId="77777777" w:rsidR="006C2E24" w:rsidRPr="006C2E24" w:rsidRDefault="006C2E24" w:rsidP="006C2E24">
            <w:pPr>
              <w:spacing w:line="240" w:lineRule="auto"/>
              <w:rPr>
                <w:ins w:id="1775" w:author="Gregory Koenig" w:date="2019-10-15T23:12:00Z"/>
                <w:rFonts w:ascii="Arial" w:eastAsia="Times New Roman" w:hAnsi="Arial" w:cs="Arial"/>
                <w:b w:val="0"/>
                <w:color w:val="000000"/>
                <w:sz w:val="22"/>
              </w:rPr>
            </w:pPr>
            <w:proofErr w:type="spellStart"/>
            <w:ins w:id="1776"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1, </w:t>
              </w:r>
              <w:proofErr w:type="spellStart"/>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2</w:t>
              </w:r>
            </w:ins>
          </w:p>
        </w:tc>
      </w:tr>
      <w:tr w:rsidR="006C2E24" w:rsidRPr="006C2E24" w14:paraId="3AE3E128" w14:textId="77777777" w:rsidTr="006A20B6">
        <w:tblPrEx>
          <w:tblW w:w="10120" w:type="dxa"/>
          <w:tblPrExChange w:id="1777" w:author="Gregory Koenig" w:date="2019-10-15T23:15:00Z">
            <w:tblPrEx>
              <w:tblW w:w="10120" w:type="dxa"/>
            </w:tblPrEx>
          </w:tblPrExChange>
        </w:tblPrEx>
        <w:trPr>
          <w:trHeight w:val="560"/>
          <w:ins w:id="1778" w:author="Gregory Koenig" w:date="2019-10-15T23:12:00Z"/>
          <w:trPrChange w:id="1779" w:author="Gregory Koenig" w:date="2019-10-15T23:15:00Z">
            <w:trPr>
              <w:trHeight w:val="560"/>
            </w:trPr>
          </w:trPrChange>
        </w:trPr>
        <w:tc>
          <w:tcPr>
            <w:tcW w:w="1280" w:type="dxa"/>
            <w:tcBorders>
              <w:top w:val="nil"/>
              <w:left w:val="single" w:sz="4" w:space="0" w:color="000000"/>
              <w:bottom w:val="single" w:sz="4" w:space="0" w:color="000000"/>
              <w:right w:val="single" w:sz="4" w:space="0" w:color="000000"/>
            </w:tcBorders>
            <w:shd w:val="clear" w:color="auto" w:fill="auto"/>
            <w:hideMark/>
            <w:tcPrChange w:id="1780" w:author="Gregory Koenig" w:date="2019-10-15T23:15:00Z">
              <w:tcPr>
                <w:tcW w:w="1280" w:type="dxa"/>
                <w:tcBorders>
                  <w:top w:val="nil"/>
                  <w:left w:val="single" w:sz="4" w:space="0" w:color="000000"/>
                  <w:bottom w:val="single" w:sz="4" w:space="0" w:color="000000"/>
                  <w:right w:val="single" w:sz="4" w:space="0" w:color="000000"/>
                </w:tcBorders>
                <w:shd w:val="clear" w:color="auto" w:fill="auto"/>
                <w:hideMark/>
              </w:tcPr>
            </w:tcPrChange>
          </w:tcPr>
          <w:p w14:paraId="180EC03C" w14:textId="77777777" w:rsidR="006C2E24" w:rsidRPr="006C2E24" w:rsidRDefault="006C2E24" w:rsidP="006C2E24">
            <w:pPr>
              <w:spacing w:line="240" w:lineRule="auto"/>
              <w:rPr>
                <w:ins w:id="1781" w:author="Gregory Koenig" w:date="2019-10-15T23:12:00Z"/>
                <w:rFonts w:ascii="Arial" w:eastAsia="Times New Roman" w:hAnsi="Arial" w:cs="Arial"/>
                <w:b w:val="0"/>
                <w:color w:val="000000"/>
                <w:sz w:val="22"/>
              </w:rPr>
            </w:pPr>
            <w:ins w:id="1782" w:author="Gregory Koenig" w:date="2019-10-15T23:12:00Z">
              <w:r w:rsidRPr="006C2E24">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Change w:id="1783" w:author="Gregory Koenig" w:date="2019-10-15T23:15:00Z">
              <w:tcPr>
                <w:tcW w:w="1000" w:type="dxa"/>
                <w:tcBorders>
                  <w:top w:val="nil"/>
                  <w:left w:val="nil"/>
                  <w:bottom w:val="single" w:sz="4" w:space="0" w:color="000000"/>
                  <w:right w:val="single" w:sz="4" w:space="0" w:color="000000"/>
                </w:tcBorders>
                <w:shd w:val="clear" w:color="auto" w:fill="auto"/>
                <w:hideMark/>
              </w:tcPr>
            </w:tcPrChange>
          </w:tcPr>
          <w:p w14:paraId="08F170FA" w14:textId="77777777" w:rsidR="006C2E24" w:rsidRPr="006C2E24" w:rsidRDefault="006C2E24" w:rsidP="006C2E24">
            <w:pPr>
              <w:spacing w:line="240" w:lineRule="auto"/>
              <w:rPr>
                <w:ins w:id="1784" w:author="Gregory Koenig" w:date="2019-10-15T23:12:00Z"/>
                <w:rFonts w:ascii="Calibri" w:eastAsia="Times New Roman" w:hAnsi="Calibri" w:cs="Calibri"/>
                <w:b w:val="0"/>
                <w:color w:val="0563C1"/>
                <w:sz w:val="22"/>
                <w:u w:val="single"/>
              </w:rPr>
            </w:pPr>
            <w:ins w:id="1785" w:author="Gregory Koenig" w:date="2019-10-15T23:12:00Z">
              <w:r w:rsidRPr="006C2E24">
                <w:rPr>
                  <w:rFonts w:ascii="Calibri" w:eastAsia="Times New Roman" w:hAnsi="Calibri" w:cs="Calibri"/>
                  <w:b w:val="0"/>
                  <w:color w:val="0563C1"/>
                  <w:sz w:val="22"/>
                  <w:u w:val="single"/>
                </w:rPr>
                <w:fldChar w:fldCharType="begin"/>
              </w:r>
              <w:r w:rsidRPr="006C2E24">
                <w:rPr>
                  <w:rFonts w:ascii="Calibri" w:eastAsia="Times New Roman" w:hAnsi="Calibri" w:cs="Calibri"/>
                  <w:b w:val="0"/>
                  <w:color w:val="0563C1"/>
                  <w:sz w:val="22"/>
                  <w:u w:val="single"/>
                </w:rPr>
                <w:instrText xml:space="preserve"> HYPERLINK "http://jira.actency.fr/browse/CJDRU-60" </w:instrText>
              </w:r>
              <w:r w:rsidRPr="006C2E24">
                <w:rPr>
                  <w:rFonts w:ascii="Calibri" w:eastAsia="Times New Roman" w:hAnsi="Calibri" w:cs="Calibri"/>
                  <w:b w:val="0"/>
                  <w:color w:val="0563C1"/>
                  <w:sz w:val="22"/>
                  <w:u w:val="single"/>
                </w:rPr>
                <w:fldChar w:fldCharType="separate"/>
              </w:r>
              <w:r w:rsidRPr="006C2E24">
                <w:rPr>
                  <w:rFonts w:ascii="Calibri" w:eastAsia="Times New Roman" w:hAnsi="Calibri" w:cs="Calibri"/>
                  <w:b w:val="0"/>
                  <w:color w:val="0563C1"/>
                  <w:sz w:val="22"/>
                  <w:u w:val="single"/>
                </w:rPr>
                <w:t>CJDRU-60</w:t>
              </w:r>
              <w:r w:rsidRPr="006C2E24">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Change w:id="1786" w:author="Gregory Koenig" w:date="2019-10-15T23:15:00Z">
              <w:tcPr>
                <w:tcW w:w="3920" w:type="dxa"/>
                <w:tcBorders>
                  <w:top w:val="nil"/>
                  <w:left w:val="nil"/>
                  <w:bottom w:val="single" w:sz="4" w:space="0" w:color="000000"/>
                  <w:right w:val="single" w:sz="4" w:space="0" w:color="000000"/>
                </w:tcBorders>
                <w:shd w:val="clear" w:color="auto" w:fill="auto"/>
                <w:hideMark/>
              </w:tcPr>
            </w:tcPrChange>
          </w:tcPr>
          <w:p w14:paraId="3187DC9F" w14:textId="77777777" w:rsidR="006C2E24" w:rsidRPr="006C2E24" w:rsidRDefault="006C2E24" w:rsidP="006C2E24">
            <w:pPr>
              <w:spacing w:line="240" w:lineRule="auto"/>
              <w:rPr>
                <w:ins w:id="1787" w:author="Gregory Koenig" w:date="2019-10-15T23:12:00Z"/>
                <w:rFonts w:ascii="Arial" w:eastAsia="Times New Roman" w:hAnsi="Arial" w:cs="Arial"/>
                <w:b w:val="0"/>
                <w:color w:val="000000"/>
                <w:sz w:val="22"/>
                <w:lang w:val="fr-FR"/>
                <w:rPrChange w:id="1788" w:author="Gregory Koenig" w:date="2019-10-15T23:12:00Z">
                  <w:rPr>
                    <w:ins w:id="1789" w:author="Gregory Koenig" w:date="2019-10-15T23:12:00Z"/>
                    <w:rFonts w:ascii="Arial" w:eastAsia="Times New Roman" w:hAnsi="Arial" w:cs="Arial"/>
                    <w:b w:val="0"/>
                    <w:color w:val="000000"/>
                    <w:sz w:val="22"/>
                  </w:rPr>
                </w:rPrChange>
              </w:rPr>
            </w:pPr>
            <w:ins w:id="1790" w:author="Gregory Koenig" w:date="2019-10-15T23:12:00Z">
              <w:r w:rsidRPr="006C2E24">
                <w:rPr>
                  <w:rFonts w:ascii="Arial" w:eastAsia="Times New Roman" w:hAnsi="Arial" w:cs="Arial"/>
                  <w:b w:val="0"/>
                  <w:color w:val="000000"/>
                  <w:sz w:val="22"/>
                  <w:lang w:val="fr-FR"/>
                  <w:rPrChange w:id="1791" w:author="Gregory Koenig" w:date="2019-10-15T23:12:00Z">
                    <w:rPr>
                      <w:rFonts w:ascii="Arial" w:eastAsia="Times New Roman" w:hAnsi="Arial" w:cs="Arial"/>
                      <w:b w:val="0"/>
                      <w:color w:val="000000"/>
                      <w:sz w:val="22"/>
                    </w:rPr>
                  </w:rPrChange>
                </w:rPr>
                <w:t>CJDRU-2 Validation par e-mail</w:t>
              </w:r>
            </w:ins>
          </w:p>
        </w:tc>
        <w:tc>
          <w:tcPr>
            <w:tcW w:w="3920" w:type="dxa"/>
            <w:tcBorders>
              <w:top w:val="nil"/>
              <w:left w:val="nil"/>
              <w:bottom w:val="single" w:sz="4" w:space="0" w:color="000000"/>
              <w:right w:val="single" w:sz="4" w:space="0" w:color="000000"/>
            </w:tcBorders>
            <w:shd w:val="clear" w:color="auto" w:fill="auto"/>
            <w:hideMark/>
            <w:tcPrChange w:id="1792" w:author="Gregory Koenig" w:date="2019-10-15T23:15:00Z">
              <w:tcPr>
                <w:tcW w:w="3920" w:type="dxa"/>
                <w:tcBorders>
                  <w:top w:val="nil"/>
                  <w:left w:val="nil"/>
                  <w:bottom w:val="single" w:sz="4" w:space="0" w:color="000000"/>
                  <w:right w:val="single" w:sz="4" w:space="0" w:color="000000"/>
                </w:tcBorders>
                <w:shd w:val="clear" w:color="auto" w:fill="auto"/>
                <w:hideMark/>
              </w:tcPr>
            </w:tcPrChange>
          </w:tcPr>
          <w:p w14:paraId="44278346" w14:textId="77777777" w:rsidR="006C2E24" w:rsidRPr="006C2E24" w:rsidRDefault="006C2E24" w:rsidP="006C2E24">
            <w:pPr>
              <w:spacing w:line="240" w:lineRule="auto"/>
              <w:rPr>
                <w:ins w:id="1793" w:author="Gregory Koenig" w:date="2019-10-15T23:12:00Z"/>
                <w:rFonts w:ascii="Arial" w:eastAsia="Times New Roman" w:hAnsi="Arial" w:cs="Arial"/>
                <w:b w:val="0"/>
                <w:color w:val="000000"/>
                <w:sz w:val="22"/>
              </w:rPr>
            </w:pPr>
            <w:proofErr w:type="spellStart"/>
            <w:ins w:id="1794" w:author="Gregory Koenig" w:date="2019-10-15T23:12:00Z">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1, </w:t>
              </w:r>
              <w:proofErr w:type="spellStart"/>
              <w:r w:rsidRPr="006C2E24">
                <w:rPr>
                  <w:rFonts w:ascii="Arial" w:eastAsia="Times New Roman" w:hAnsi="Arial" w:cs="Arial"/>
                  <w:b w:val="0"/>
                  <w:color w:val="000000"/>
                  <w:sz w:val="22"/>
                </w:rPr>
                <w:t>Webacademie</w:t>
              </w:r>
              <w:proofErr w:type="spellEnd"/>
              <w:r w:rsidRPr="006C2E24">
                <w:rPr>
                  <w:rFonts w:ascii="Arial" w:eastAsia="Times New Roman" w:hAnsi="Arial" w:cs="Arial"/>
                  <w:b w:val="0"/>
                  <w:color w:val="000000"/>
                  <w:sz w:val="22"/>
                </w:rPr>
                <w:t xml:space="preserve"> Sprint 2</w:t>
              </w:r>
            </w:ins>
          </w:p>
        </w:tc>
      </w:tr>
      <w:tr w:rsidR="006A20B6" w:rsidRPr="006A20B6" w14:paraId="15F7E506" w14:textId="77777777" w:rsidTr="006A20B6">
        <w:tblPrEx>
          <w:tblW w:w="10120" w:type="dxa"/>
          <w:tblPrExChange w:id="1795" w:author="Gregory Koenig" w:date="2019-10-15T23:15:00Z">
            <w:tblPrEx>
              <w:tblW w:w="10120" w:type="dxa"/>
            </w:tblPrEx>
          </w:tblPrExChange>
        </w:tblPrEx>
        <w:trPr>
          <w:trHeight w:val="560"/>
          <w:ins w:id="1796" w:author="Gregory Koenig" w:date="2019-10-15T23:12:00Z"/>
          <w:trPrChange w:id="1797" w:author="Gregory Koenig" w:date="2019-10-15T23:15:00Z">
            <w:trPr>
              <w:trHeight w:val="560"/>
            </w:trPr>
          </w:trPrChange>
        </w:trPr>
        <w:tc>
          <w:tcPr>
            <w:tcW w:w="1280" w:type="dxa"/>
            <w:tcBorders>
              <w:top w:val="single" w:sz="4" w:space="0" w:color="000000"/>
              <w:left w:val="single" w:sz="4" w:space="0" w:color="000000"/>
              <w:bottom w:val="single" w:sz="4" w:space="0" w:color="000000"/>
              <w:right w:val="single" w:sz="4" w:space="0" w:color="000000"/>
            </w:tcBorders>
            <w:shd w:val="clear" w:color="auto" w:fill="auto"/>
            <w:hideMark/>
            <w:tcPrChange w:id="1798" w:author="Gregory Koenig" w:date="2019-10-15T23:15:00Z">
              <w:tcPr>
                <w:tcW w:w="1280" w:type="dxa"/>
                <w:tcBorders>
                  <w:top w:val="nil"/>
                  <w:left w:val="single" w:sz="4" w:space="0" w:color="000000"/>
                  <w:bottom w:val="single" w:sz="4" w:space="0" w:color="000000"/>
                  <w:right w:val="single" w:sz="4" w:space="0" w:color="000000"/>
                </w:tcBorders>
                <w:shd w:val="clear" w:color="auto" w:fill="auto"/>
                <w:hideMark/>
              </w:tcPr>
            </w:tcPrChange>
          </w:tcPr>
          <w:p w14:paraId="72A7508F" w14:textId="77777777" w:rsidR="006A20B6" w:rsidRPr="006A20B6" w:rsidRDefault="006A20B6" w:rsidP="006A20B6">
            <w:pPr>
              <w:spacing w:line="240" w:lineRule="auto"/>
              <w:rPr>
                <w:ins w:id="1799" w:author="Gregory Koenig" w:date="2019-10-15T23:12:00Z"/>
                <w:rFonts w:ascii="Arial" w:eastAsia="Times New Roman" w:hAnsi="Arial" w:cs="Arial"/>
                <w:b w:val="0"/>
                <w:color w:val="000000"/>
                <w:sz w:val="22"/>
              </w:rPr>
            </w:pPr>
            <w:ins w:id="1800" w:author="Gregory Koenig" w:date="2019-10-15T23:12:00Z">
              <w:r w:rsidRPr="006A20B6">
                <w:rPr>
                  <w:rFonts w:ascii="Arial" w:eastAsia="Times New Roman" w:hAnsi="Arial" w:cs="Arial"/>
                  <w:b w:val="0"/>
                  <w:color w:val="000000"/>
                  <w:sz w:val="22"/>
                </w:rPr>
                <w:lastRenderedPageBreak/>
                <w:t>Sub-task</w:t>
              </w:r>
            </w:ins>
          </w:p>
        </w:tc>
        <w:tc>
          <w:tcPr>
            <w:tcW w:w="1000" w:type="dxa"/>
            <w:tcBorders>
              <w:top w:val="single" w:sz="4" w:space="0" w:color="000000"/>
              <w:left w:val="nil"/>
              <w:bottom w:val="single" w:sz="4" w:space="0" w:color="000000"/>
              <w:right w:val="single" w:sz="4" w:space="0" w:color="000000"/>
            </w:tcBorders>
            <w:shd w:val="clear" w:color="auto" w:fill="auto"/>
            <w:hideMark/>
            <w:tcPrChange w:id="1801" w:author="Gregory Koenig" w:date="2019-10-15T23:15:00Z">
              <w:tcPr>
                <w:tcW w:w="1000" w:type="dxa"/>
                <w:tcBorders>
                  <w:top w:val="nil"/>
                  <w:left w:val="nil"/>
                  <w:bottom w:val="single" w:sz="4" w:space="0" w:color="000000"/>
                  <w:right w:val="single" w:sz="4" w:space="0" w:color="000000"/>
                </w:tcBorders>
                <w:shd w:val="clear" w:color="auto" w:fill="auto"/>
                <w:hideMark/>
              </w:tcPr>
            </w:tcPrChange>
          </w:tcPr>
          <w:p w14:paraId="17CA7AC8" w14:textId="77777777" w:rsidR="006A20B6" w:rsidRPr="006A20B6" w:rsidRDefault="006A20B6" w:rsidP="006A20B6">
            <w:pPr>
              <w:spacing w:line="240" w:lineRule="auto"/>
              <w:rPr>
                <w:ins w:id="1802" w:author="Gregory Koenig" w:date="2019-10-15T23:12:00Z"/>
                <w:rFonts w:ascii="Calibri" w:eastAsia="Times New Roman" w:hAnsi="Calibri" w:cs="Calibri"/>
                <w:b w:val="0"/>
                <w:color w:val="0070C0"/>
                <w:sz w:val="22"/>
                <w:u w:val="single"/>
                <w:rPrChange w:id="1803" w:author="Gregory Koenig" w:date="2019-10-15T23:13:00Z">
                  <w:rPr>
                    <w:ins w:id="1804" w:author="Gregory Koenig" w:date="2019-10-15T23:12:00Z"/>
                    <w:rFonts w:ascii="Calibri" w:eastAsia="Times New Roman" w:hAnsi="Calibri" w:cs="Calibri"/>
                    <w:b w:val="0"/>
                    <w:color w:val="0563C1"/>
                    <w:sz w:val="22"/>
                    <w:u w:val="single"/>
                  </w:rPr>
                </w:rPrChange>
              </w:rPr>
            </w:pPr>
            <w:ins w:id="1805" w:author="Gregory Koenig" w:date="2019-10-15T23:12:00Z">
              <w:r w:rsidRPr="006A20B6">
                <w:rPr>
                  <w:rFonts w:ascii="Calibri" w:eastAsia="Times New Roman" w:hAnsi="Calibri" w:cs="Calibri"/>
                  <w:b w:val="0"/>
                  <w:color w:val="0070C0"/>
                  <w:sz w:val="22"/>
                  <w:u w:val="single"/>
                  <w:rPrChange w:id="1806"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1807" w:author="Gregory Koenig" w:date="2019-10-15T23:13:00Z">
                    <w:rPr>
                      <w:rFonts w:ascii="Calibri" w:eastAsia="Times New Roman" w:hAnsi="Calibri" w:cs="Calibri"/>
                      <w:b w:val="0"/>
                      <w:color w:val="0563C1"/>
                      <w:sz w:val="22"/>
                      <w:u w:val="single"/>
                    </w:rPr>
                  </w:rPrChange>
                </w:rPr>
                <w:instrText xml:space="preserve"> HYPERLINK "http://jira.actency.fr/browse/CJDRU-59" </w:instrText>
              </w:r>
              <w:r w:rsidRPr="006A20B6">
                <w:rPr>
                  <w:rFonts w:ascii="Calibri" w:eastAsia="Times New Roman" w:hAnsi="Calibri" w:cs="Calibri"/>
                  <w:b w:val="0"/>
                  <w:color w:val="0070C0"/>
                  <w:sz w:val="22"/>
                  <w:u w:val="single"/>
                  <w:rPrChange w:id="1808"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1809" w:author="Gregory Koenig" w:date="2019-10-15T23:13:00Z">
                    <w:rPr>
                      <w:rStyle w:val="Hyperlink"/>
                      <w:rFonts w:ascii="Calibri" w:eastAsia="Times New Roman" w:hAnsi="Calibri" w:cs="Calibri"/>
                      <w:b w:val="0"/>
                      <w:sz w:val="22"/>
                    </w:rPr>
                  </w:rPrChange>
                </w:rPr>
                <w:t>CJDRU-59</w:t>
              </w:r>
              <w:r w:rsidRPr="006A20B6">
                <w:rPr>
                  <w:rFonts w:ascii="Calibri" w:eastAsia="Times New Roman" w:hAnsi="Calibri" w:cs="Calibri"/>
                  <w:b w:val="0"/>
                  <w:color w:val="0070C0"/>
                  <w:sz w:val="22"/>
                  <w:u w:val="single"/>
                  <w:rPrChange w:id="1810"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single" w:sz="4" w:space="0" w:color="000000"/>
              <w:left w:val="nil"/>
              <w:bottom w:val="single" w:sz="4" w:space="0" w:color="000000"/>
              <w:right w:val="single" w:sz="4" w:space="0" w:color="000000"/>
            </w:tcBorders>
            <w:shd w:val="clear" w:color="auto" w:fill="auto"/>
            <w:hideMark/>
            <w:tcPrChange w:id="1811" w:author="Gregory Koenig" w:date="2019-10-15T23:15:00Z">
              <w:tcPr>
                <w:tcW w:w="3920" w:type="dxa"/>
                <w:tcBorders>
                  <w:top w:val="nil"/>
                  <w:left w:val="nil"/>
                  <w:bottom w:val="single" w:sz="4" w:space="0" w:color="000000"/>
                  <w:right w:val="single" w:sz="4" w:space="0" w:color="000000"/>
                </w:tcBorders>
                <w:shd w:val="clear" w:color="auto" w:fill="auto"/>
                <w:hideMark/>
              </w:tcPr>
            </w:tcPrChange>
          </w:tcPr>
          <w:p w14:paraId="4DD515CF" w14:textId="77777777" w:rsidR="006A20B6" w:rsidRPr="006A20B6" w:rsidRDefault="006A20B6" w:rsidP="006A20B6">
            <w:pPr>
              <w:spacing w:line="240" w:lineRule="auto"/>
              <w:rPr>
                <w:ins w:id="1812" w:author="Gregory Koenig" w:date="2019-10-15T23:12:00Z"/>
                <w:rFonts w:ascii="Arial" w:eastAsia="Times New Roman" w:hAnsi="Arial" w:cs="Arial"/>
                <w:b w:val="0"/>
                <w:color w:val="000000"/>
                <w:sz w:val="22"/>
                <w:lang w:val="fr-FR"/>
              </w:rPr>
            </w:pPr>
            <w:ins w:id="1813" w:author="Gregory Koenig" w:date="2019-10-15T23:12:00Z">
              <w:r w:rsidRPr="006A20B6">
                <w:rPr>
                  <w:rFonts w:ascii="Arial" w:eastAsia="Times New Roman" w:hAnsi="Arial" w:cs="Arial"/>
                  <w:b w:val="0"/>
                  <w:color w:val="000000"/>
                  <w:sz w:val="22"/>
                  <w:lang w:val="fr-FR"/>
                </w:rPr>
                <w:t>CJDRU-4 Système d'archivage</w:t>
              </w:r>
            </w:ins>
          </w:p>
        </w:tc>
        <w:tc>
          <w:tcPr>
            <w:tcW w:w="3920" w:type="dxa"/>
            <w:tcBorders>
              <w:top w:val="single" w:sz="4" w:space="0" w:color="000000"/>
              <w:left w:val="nil"/>
              <w:bottom w:val="single" w:sz="4" w:space="0" w:color="000000"/>
              <w:right w:val="single" w:sz="4" w:space="0" w:color="000000"/>
            </w:tcBorders>
            <w:shd w:val="clear" w:color="auto" w:fill="auto"/>
            <w:hideMark/>
            <w:tcPrChange w:id="1814" w:author="Gregory Koenig" w:date="2019-10-15T23:15:00Z">
              <w:tcPr>
                <w:tcW w:w="3920" w:type="dxa"/>
                <w:tcBorders>
                  <w:top w:val="nil"/>
                  <w:left w:val="nil"/>
                  <w:bottom w:val="single" w:sz="4" w:space="0" w:color="000000"/>
                  <w:right w:val="single" w:sz="4" w:space="0" w:color="000000"/>
                </w:tcBorders>
                <w:shd w:val="clear" w:color="auto" w:fill="auto"/>
                <w:hideMark/>
              </w:tcPr>
            </w:tcPrChange>
          </w:tcPr>
          <w:p w14:paraId="02B28729" w14:textId="77777777" w:rsidR="006A20B6" w:rsidRPr="006A20B6" w:rsidRDefault="006A20B6" w:rsidP="006A20B6">
            <w:pPr>
              <w:spacing w:line="240" w:lineRule="auto"/>
              <w:rPr>
                <w:ins w:id="1815" w:author="Gregory Koenig" w:date="2019-10-15T23:12:00Z"/>
                <w:rFonts w:ascii="Arial" w:eastAsia="Times New Roman" w:hAnsi="Arial" w:cs="Arial"/>
                <w:b w:val="0"/>
                <w:color w:val="000000"/>
                <w:sz w:val="22"/>
              </w:rPr>
            </w:pPr>
            <w:proofErr w:type="spellStart"/>
            <w:ins w:id="1816" w:author="Gregory Koenig" w:date="2019-10-15T23:12: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15B32626" w14:textId="77777777" w:rsidTr="006A20B6">
        <w:trPr>
          <w:trHeight w:val="560"/>
          <w:ins w:id="1817"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6219C257" w14:textId="77777777" w:rsidR="006A20B6" w:rsidRPr="006A20B6" w:rsidRDefault="006A20B6" w:rsidP="006A20B6">
            <w:pPr>
              <w:spacing w:line="240" w:lineRule="auto"/>
              <w:rPr>
                <w:ins w:id="1818" w:author="Gregory Koenig" w:date="2019-10-15T23:12:00Z"/>
                <w:rFonts w:ascii="Arial" w:eastAsia="Times New Roman" w:hAnsi="Arial" w:cs="Arial"/>
                <w:b w:val="0"/>
                <w:color w:val="000000"/>
                <w:sz w:val="22"/>
              </w:rPr>
            </w:pPr>
            <w:ins w:id="1819" w:author="Gregory Koenig" w:date="2019-10-15T23:12:00Z">
              <w:r w:rsidRPr="006A20B6">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11416610" w14:textId="77777777" w:rsidR="006A20B6" w:rsidRPr="006A20B6" w:rsidRDefault="006A20B6" w:rsidP="006A20B6">
            <w:pPr>
              <w:spacing w:line="240" w:lineRule="auto"/>
              <w:rPr>
                <w:ins w:id="1820" w:author="Gregory Koenig" w:date="2019-10-15T23:12:00Z"/>
                <w:rFonts w:ascii="Calibri" w:eastAsia="Times New Roman" w:hAnsi="Calibri" w:cs="Calibri"/>
                <w:b w:val="0"/>
                <w:color w:val="0070C0"/>
                <w:sz w:val="22"/>
                <w:u w:val="single"/>
                <w:rPrChange w:id="1821" w:author="Gregory Koenig" w:date="2019-10-15T23:13:00Z">
                  <w:rPr>
                    <w:ins w:id="1822" w:author="Gregory Koenig" w:date="2019-10-15T23:12:00Z"/>
                    <w:rFonts w:ascii="Calibri" w:eastAsia="Times New Roman" w:hAnsi="Calibri" w:cs="Calibri"/>
                    <w:b w:val="0"/>
                    <w:color w:val="0563C1"/>
                    <w:sz w:val="22"/>
                    <w:u w:val="single"/>
                  </w:rPr>
                </w:rPrChange>
              </w:rPr>
            </w:pPr>
            <w:ins w:id="1823" w:author="Gregory Koenig" w:date="2019-10-15T23:12:00Z">
              <w:r w:rsidRPr="006A20B6">
                <w:rPr>
                  <w:rFonts w:ascii="Calibri" w:eastAsia="Times New Roman" w:hAnsi="Calibri" w:cs="Calibri"/>
                  <w:b w:val="0"/>
                  <w:color w:val="0070C0"/>
                  <w:sz w:val="22"/>
                  <w:u w:val="single"/>
                  <w:rPrChange w:id="1824"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1825" w:author="Gregory Koenig" w:date="2019-10-15T23:13:00Z">
                    <w:rPr>
                      <w:rFonts w:ascii="Calibri" w:eastAsia="Times New Roman" w:hAnsi="Calibri" w:cs="Calibri"/>
                      <w:b w:val="0"/>
                      <w:color w:val="0563C1"/>
                      <w:sz w:val="22"/>
                      <w:u w:val="single"/>
                    </w:rPr>
                  </w:rPrChange>
                </w:rPr>
                <w:instrText xml:space="preserve"> HYPERLINK "http://jira.actency.fr/browse/CJDRU-58" </w:instrText>
              </w:r>
              <w:r w:rsidRPr="006A20B6">
                <w:rPr>
                  <w:rFonts w:ascii="Calibri" w:eastAsia="Times New Roman" w:hAnsi="Calibri" w:cs="Calibri"/>
                  <w:b w:val="0"/>
                  <w:color w:val="0070C0"/>
                  <w:sz w:val="22"/>
                  <w:u w:val="single"/>
                  <w:rPrChange w:id="1826"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1827" w:author="Gregory Koenig" w:date="2019-10-15T23:13:00Z">
                    <w:rPr>
                      <w:rStyle w:val="Hyperlink"/>
                      <w:rFonts w:ascii="Calibri" w:eastAsia="Times New Roman" w:hAnsi="Calibri" w:cs="Calibri"/>
                      <w:b w:val="0"/>
                      <w:sz w:val="22"/>
                    </w:rPr>
                  </w:rPrChange>
                </w:rPr>
                <w:t>CJDRU-58</w:t>
              </w:r>
              <w:r w:rsidRPr="006A20B6">
                <w:rPr>
                  <w:rFonts w:ascii="Calibri" w:eastAsia="Times New Roman" w:hAnsi="Calibri" w:cs="Calibri"/>
                  <w:b w:val="0"/>
                  <w:color w:val="0070C0"/>
                  <w:sz w:val="22"/>
                  <w:u w:val="single"/>
                  <w:rPrChange w:id="1828"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14F54137" w14:textId="77777777" w:rsidR="006A20B6" w:rsidRPr="006A20B6" w:rsidRDefault="006A20B6" w:rsidP="006A20B6">
            <w:pPr>
              <w:spacing w:line="240" w:lineRule="auto"/>
              <w:rPr>
                <w:ins w:id="1829" w:author="Gregory Koenig" w:date="2019-10-15T23:12:00Z"/>
                <w:rFonts w:ascii="Arial" w:eastAsia="Times New Roman" w:hAnsi="Arial" w:cs="Arial"/>
                <w:b w:val="0"/>
                <w:color w:val="000000"/>
                <w:sz w:val="22"/>
                <w:lang w:val="fr-FR"/>
              </w:rPr>
            </w:pPr>
            <w:ins w:id="1830" w:author="Gregory Koenig" w:date="2019-10-15T23:12:00Z">
              <w:r w:rsidRPr="006A20B6">
                <w:rPr>
                  <w:rFonts w:ascii="Arial" w:eastAsia="Times New Roman" w:hAnsi="Arial" w:cs="Arial"/>
                  <w:b w:val="0"/>
                  <w:color w:val="000000"/>
                  <w:sz w:val="22"/>
                  <w:lang w:val="fr-FR"/>
                </w:rPr>
                <w:t>CJDRU-6 Définir ce qu'est un sujet brûlant</w:t>
              </w:r>
            </w:ins>
          </w:p>
        </w:tc>
        <w:tc>
          <w:tcPr>
            <w:tcW w:w="3920" w:type="dxa"/>
            <w:tcBorders>
              <w:top w:val="nil"/>
              <w:left w:val="nil"/>
              <w:bottom w:val="single" w:sz="4" w:space="0" w:color="000000"/>
              <w:right w:val="single" w:sz="4" w:space="0" w:color="000000"/>
            </w:tcBorders>
            <w:shd w:val="clear" w:color="auto" w:fill="auto"/>
            <w:hideMark/>
          </w:tcPr>
          <w:p w14:paraId="1FD3A6CF" w14:textId="77777777" w:rsidR="006A20B6" w:rsidRPr="006A20B6" w:rsidRDefault="006A20B6" w:rsidP="006A20B6">
            <w:pPr>
              <w:spacing w:line="240" w:lineRule="auto"/>
              <w:rPr>
                <w:ins w:id="1831" w:author="Gregory Koenig" w:date="2019-10-15T23:12:00Z"/>
                <w:rFonts w:ascii="Arial" w:eastAsia="Times New Roman" w:hAnsi="Arial" w:cs="Arial"/>
                <w:b w:val="0"/>
                <w:color w:val="000000"/>
                <w:sz w:val="22"/>
              </w:rPr>
            </w:pPr>
            <w:proofErr w:type="spellStart"/>
            <w:ins w:id="1832" w:author="Gregory Koenig" w:date="2019-10-15T23:12: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2B5BF3DF" w14:textId="77777777" w:rsidTr="006A20B6">
        <w:trPr>
          <w:trHeight w:val="560"/>
          <w:ins w:id="1833"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14CB3635" w14:textId="77777777" w:rsidR="006A20B6" w:rsidRPr="006A20B6" w:rsidRDefault="006A20B6" w:rsidP="006A20B6">
            <w:pPr>
              <w:spacing w:line="240" w:lineRule="auto"/>
              <w:rPr>
                <w:ins w:id="1834" w:author="Gregory Koenig" w:date="2019-10-15T23:12:00Z"/>
                <w:rFonts w:ascii="Arial" w:eastAsia="Times New Roman" w:hAnsi="Arial" w:cs="Arial"/>
                <w:b w:val="0"/>
                <w:color w:val="000000"/>
                <w:sz w:val="22"/>
              </w:rPr>
            </w:pPr>
            <w:ins w:id="1835" w:author="Gregory Koenig" w:date="2019-10-15T23:12:00Z">
              <w:r w:rsidRPr="006A20B6">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52EB3DC9" w14:textId="77777777" w:rsidR="006A20B6" w:rsidRPr="006A20B6" w:rsidRDefault="006A20B6" w:rsidP="006A20B6">
            <w:pPr>
              <w:spacing w:line="240" w:lineRule="auto"/>
              <w:rPr>
                <w:ins w:id="1836" w:author="Gregory Koenig" w:date="2019-10-15T23:12:00Z"/>
                <w:rFonts w:ascii="Calibri" w:eastAsia="Times New Roman" w:hAnsi="Calibri" w:cs="Calibri"/>
                <w:b w:val="0"/>
                <w:color w:val="0070C0"/>
                <w:sz w:val="22"/>
                <w:u w:val="single"/>
                <w:rPrChange w:id="1837" w:author="Gregory Koenig" w:date="2019-10-15T23:13:00Z">
                  <w:rPr>
                    <w:ins w:id="1838" w:author="Gregory Koenig" w:date="2019-10-15T23:12:00Z"/>
                    <w:rFonts w:ascii="Calibri" w:eastAsia="Times New Roman" w:hAnsi="Calibri" w:cs="Calibri"/>
                    <w:b w:val="0"/>
                    <w:color w:val="0563C1"/>
                    <w:sz w:val="22"/>
                    <w:u w:val="single"/>
                  </w:rPr>
                </w:rPrChange>
              </w:rPr>
            </w:pPr>
            <w:ins w:id="1839" w:author="Gregory Koenig" w:date="2019-10-15T23:12:00Z">
              <w:r w:rsidRPr="006A20B6">
                <w:rPr>
                  <w:rFonts w:ascii="Calibri" w:eastAsia="Times New Roman" w:hAnsi="Calibri" w:cs="Calibri"/>
                  <w:b w:val="0"/>
                  <w:color w:val="0070C0"/>
                  <w:sz w:val="22"/>
                  <w:u w:val="single"/>
                  <w:rPrChange w:id="1840"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1841" w:author="Gregory Koenig" w:date="2019-10-15T23:13:00Z">
                    <w:rPr>
                      <w:rFonts w:ascii="Calibri" w:eastAsia="Times New Roman" w:hAnsi="Calibri" w:cs="Calibri"/>
                      <w:b w:val="0"/>
                      <w:color w:val="0563C1"/>
                      <w:sz w:val="22"/>
                      <w:u w:val="single"/>
                    </w:rPr>
                  </w:rPrChange>
                </w:rPr>
                <w:instrText xml:space="preserve"> HYPERLINK "http://jira.actency.fr/browse/CJDRU-57" </w:instrText>
              </w:r>
              <w:r w:rsidRPr="006A20B6">
                <w:rPr>
                  <w:rFonts w:ascii="Calibri" w:eastAsia="Times New Roman" w:hAnsi="Calibri" w:cs="Calibri"/>
                  <w:b w:val="0"/>
                  <w:color w:val="0070C0"/>
                  <w:sz w:val="22"/>
                  <w:u w:val="single"/>
                  <w:rPrChange w:id="1842"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1843" w:author="Gregory Koenig" w:date="2019-10-15T23:13:00Z">
                    <w:rPr>
                      <w:rStyle w:val="Hyperlink"/>
                      <w:rFonts w:ascii="Calibri" w:eastAsia="Times New Roman" w:hAnsi="Calibri" w:cs="Calibri"/>
                      <w:b w:val="0"/>
                      <w:sz w:val="22"/>
                    </w:rPr>
                  </w:rPrChange>
                </w:rPr>
                <w:t>CJDRU-57</w:t>
              </w:r>
              <w:r w:rsidRPr="006A20B6">
                <w:rPr>
                  <w:rFonts w:ascii="Calibri" w:eastAsia="Times New Roman" w:hAnsi="Calibri" w:cs="Calibri"/>
                  <w:b w:val="0"/>
                  <w:color w:val="0070C0"/>
                  <w:sz w:val="22"/>
                  <w:u w:val="single"/>
                  <w:rPrChange w:id="1844"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25AE1A25" w14:textId="77777777" w:rsidR="006A20B6" w:rsidRPr="006A20B6" w:rsidRDefault="006A20B6" w:rsidP="006A20B6">
            <w:pPr>
              <w:spacing w:line="240" w:lineRule="auto"/>
              <w:rPr>
                <w:ins w:id="1845" w:author="Gregory Koenig" w:date="2019-10-15T23:12:00Z"/>
                <w:rFonts w:ascii="Arial" w:eastAsia="Times New Roman" w:hAnsi="Arial" w:cs="Arial"/>
                <w:b w:val="0"/>
                <w:color w:val="000000"/>
                <w:sz w:val="22"/>
                <w:lang w:val="fr-FR"/>
              </w:rPr>
            </w:pPr>
            <w:ins w:id="1846" w:author="Gregory Koenig" w:date="2019-10-15T23:12:00Z">
              <w:r w:rsidRPr="006A20B6">
                <w:rPr>
                  <w:rFonts w:ascii="Arial" w:eastAsia="Times New Roman" w:hAnsi="Arial" w:cs="Arial"/>
                  <w:b w:val="0"/>
                  <w:color w:val="000000"/>
                  <w:sz w:val="22"/>
                  <w:lang w:val="fr-FR"/>
                </w:rPr>
                <w:t>CJDRU-4 Vérifier le formatage des sujets</w:t>
              </w:r>
            </w:ins>
          </w:p>
        </w:tc>
        <w:tc>
          <w:tcPr>
            <w:tcW w:w="3920" w:type="dxa"/>
            <w:tcBorders>
              <w:top w:val="nil"/>
              <w:left w:val="nil"/>
              <w:bottom w:val="single" w:sz="4" w:space="0" w:color="000000"/>
              <w:right w:val="single" w:sz="4" w:space="0" w:color="000000"/>
            </w:tcBorders>
            <w:shd w:val="clear" w:color="auto" w:fill="auto"/>
            <w:hideMark/>
          </w:tcPr>
          <w:p w14:paraId="232DB3EB" w14:textId="77777777" w:rsidR="006A20B6" w:rsidRPr="006A20B6" w:rsidRDefault="006A20B6" w:rsidP="006A20B6">
            <w:pPr>
              <w:spacing w:line="240" w:lineRule="auto"/>
              <w:rPr>
                <w:ins w:id="1847" w:author="Gregory Koenig" w:date="2019-10-15T23:12:00Z"/>
                <w:rFonts w:ascii="Arial" w:eastAsia="Times New Roman" w:hAnsi="Arial" w:cs="Arial"/>
                <w:b w:val="0"/>
                <w:color w:val="000000"/>
                <w:sz w:val="22"/>
              </w:rPr>
            </w:pPr>
            <w:proofErr w:type="spellStart"/>
            <w:ins w:id="1848" w:author="Gregory Koenig" w:date="2019-10-15T23:12: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2616817C" w14:textId="77777777" w:rsidTr="006A20B6">
        <w:trPr>
          <w:trHeight w:val="560"/>
          <w:ins w:id="1849"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01A78004" w14:textId="77777777" w:rsidR="006A20B6" w:rsidRPr="006A20B6" w:rsidRDefault="006A20B6" w:rsidP="006A20B6">
            <w:pPr>
              <w:spacing w:line="240" w:lineRule="auto"/>
              <w:rPr>
                <w:ins w:id="1850" w:author="Gregory Koenig" w:date="2019-10-15T23:12:00Z"/>
                <w:rFonts w:ascii="Arial" w:eastAsia="Times New Roman" w:hAnsi="Arial" w:cs="Arial"/>
                <w:b w:val="0"/>
                <w:color w:val="000000"/>
                <w:sz w:val="22"/>
              </w:rPr>
            </w:pPr>
            <w:ins w:id="1851" w:author="Gregory Koenig" w:date="2019-10-15T23:12:00Z">
              <w:r w:rsidRPr="006A20B6">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11E6D04E" w14:textId="77777777" w:rsidR="006A20B6" w:rsidRPr="006A20B6" w:rsidRDefault="006A20B6" w:rsidP="006A20B6">
            <w:pPr>
              <w:spacing w:line="240" w:lineRule="auto"/>
              <w:rPr>
                <w:ins w:id="1852" w:author="Gregory Koenig" w:date="2019-10-15T23:12:00Z"/>
                <w:rFonts w:ascii="Calibri" w:eastAsia="Times New Roman" w:hAnsi="Calibri" w:cs="Calibri"/>
                <w:b w:val="0"/>
                <w:color w:val="0070C0"/>
                <w:sz w:val="22"/>
                <w:u w:val="single"/>
                <w:rPrChange w:id="1853" w:author="Gregory Koenig" w:date="2019-10-15T23:13:00Z">
                  <w:rPr>
                    <w:ins w:id="1854" w:author="Gregory Koenig" w:date="2019-10-15T23:12:00Z"/>
                    <w:rFonts w:ascii="Calibri" w:eastAsia="Times New Roman" w:hAnsi="Calibri" w:cs="Calibri"/>
                    <w:b w:val="0"/>
                    <w:color w:val="0563C1"/>
                    <w:sz w:val="22"/>
                    <w:u w:val="single"/>
                  </w:rPr>
                </w:rPrChange>
              </w:rPr>
            </w:pPr>
            <w:ins w:id="1855" w:author="Gregory Koenig" w:date="2019-10-15T23:12:00Z">
              <w:r w:rsidRPr="006A20B6">
                <w:rPr>
                  <w:rFonts w:ascii="Calibri" w:eastAsia="Times New Roman" w:hAnsi="Calibri" w:cs="Calibri"/>
                  <w:b w:val="0"/>
                  <w:color w:val="0070C0"/>
                  <w:sz w:val="22"/>
                  <w:u w:val="single"/>
                  <w:rPrChange w:id="1856"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1857" w:author="Gregory Koenig" w:date="2019-10-15T23:13:00Z">
                    <w:rPr>
                      <w:rFonts w:ascii="Calibri" w:eastAsia="Times New Roman" w:hAnsi="Calibri" w:cs="Calibri"/>
                      <w:b w:val="0"/>
                      <w:color w:val="0563C1"/>
                      <w:sz w:val="22"/>
                      <w:u w:val="single"/>
                    </w:rPr>
                  </w:rPrChange>
                </w:rPr>
                <w:instrText xml:space="preserve"> HYPERLINK "http://jira.actency.fr/browse/CJDRU-56" </w:instrText>
              </w:r>
              <w:r w:rsidRPr="006A20B6">
                <w:rPr>
                  <w:rFonts w:ascii="Calibri" w:eastAsia="Times New Roman" w:hAnsi="Calibri" w:cs="Calibri"/>
                  <w:b w:val="0"/>
                  <w:color w:val="0070C0"/>
                  <w:sz w:val="22"/>
                  <w:u w:val="single"/>
                  <w:rPrChange w:id="1858"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1859" w:author="Gregory Koenig" w:date="2019-10-15T23:13:00Z">
                    <w:rPr>
                      <w:rStyle w:val="Hyperlink"/>
                      <w:rFonts w:ascii="Calibri" w:eastAsia="Times New Roman" w:hAnsi="Calibri" w:cs="Calibri"/>
                      <w:b w:val="0"/>
                      <w:sz w:val="22"/>
                    </w:rPr>
                  </w:rPrChange>
                </w:rPr>
                <w:t>CJDRU-56</w:t>
              </w:r>
              <w:r w:rsidRPr="006A20B6">
                <w:rPr>
                  <w:rFonts w:ascii="Calibri" w:eastAsia="Times New Roman" w:hAnsi="Calibri" w:cs="Calibri"/>
                  <w:b w:val="0"/>
                  <w:color w:val="0070C0"/>
                  <w:sz w:val="22"/>
                  <w:u w:val="single"/>
                  <w:rPrChange w:id="1860"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5ED1F250" w14:textId="77777777" w:rsidR="006A20B6" w:rsidRPr="006A20B6" w:rsidRDefault="006A20B6" w:rsidP="006A20B6">
            <w:pPr>
              <w:spacing w:line="240" w:lineRule="auto"/>
              <w:rPr>
                <w:ins w:id="1861" w:author="Gregory Koenig" w:date="2019-10-15T23:12:00Z"/>
                <w:rFonts w:ascii="Arial" w:eastAsia="Times New Roman" w:hAnsi="Arial" w:cs="Arial"/>
                <w:b w:val="0"/>
                <w:color w:val="000000"/>
                <w:sz w:val="22"/>
                <w:lang w:val="fr-FR"/>
              </w:rPr>
            </w:pPr>
            <w:ins w:id="1862" w:author="Gregory Koenig" w:date="2019-10-15T23:12:00Z">
              <w:r w:rsidRPr="006A20B6">
                <w:rPr>
                  <w:rFonts w:ascii="Arial" w:eastAsia="Times New Roman" w:hAnsi="Arial" w:cs="Arial"/>
                  <w:b w:val="0"/>
                  <w:color w:val="000000"/>
                  <w:sz w:val="22"/>
                  <w:lang w:val="fr-FR"/>
                </w:rPr>
                <w:t>CJDRU-4 Créer des catégories</w:t>
              </w:r>
            </w:ins>
          </w:p>
        </w:tc>
        <w:tc>
          <w:tcPr>
            <w:tcW w:w="3920" w:type="dxa"/>
            <w:tcBorders>
              <w:top w:val="nil"/>
              <w:left w:val="nil"/>
              <w:bottom w:val="single" w:sz="4" w:space="0" w:color="000000"/>
              <w:right w:val="single" w:sz="4" w:space="0" w:color="000000"/>
            </w:tcBorders>
            <w:shd w:val="clear" w:color="auto" w:fill="auto"/>
            <w:hideMark/>
          </w:tcPr>
          <w:p w14:paraId="3749D253" w14:textId="77777777" w:rsidR="006A20B6" w:rsidRPr="006A20B6" w:rsidRDefault="006A20B6" w:rsidP="006A20B6">
            <w:pPr>
              <w:spacing w:line="240" w:lineRule="auto"/>
              <w:rPr>
                <w:ins w:id="1863" w:author="Gregory Koenig" w:date="2019-10-15T23:12:00Z"/>
                <w:rFonts w:ascii="Arial" w:eastAsia="Times New Roman" w:hAnsi="Arial" w:cs="Arial"/>
                <w:b w:val="0"/>
                <w:color w:val="000000"/>
                <w:sz w:val="22"/>
              </w:rPr>
            </w:pPr>
            <w:proofErr w:type="spellStart"/>
            <w:ins w:id="1864" w:author="Gregory Koenig" w:date="2019-10-15T23:12: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6EEAF142" w14:textId="77777777" w:rsidTr="006A20B6">
        <w:trPr>
          <w:trHeight w:val="560"/>
          <w:ins w:id="1865"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487248E3" w14:textId="77777777" w:rsidR="006A20B6" w:rsidRPr="006A20B6" w:rsidRDefault="006A20B6" w:rsidP="006A20B6">
            <w:pPr>
              <w:spacing w:line="240" w:lineRule="auto"/>
              <w:rPr>
                <w:ins w:id="1866" w:author="Gregory Koenig" w:date="2019-10-15T23:12:00Z"/>
                <w:rFonts w:ascii="Arial" w:eastAsia="Times New Roman" w:hAnsi="Arial" w:cs="Arial"/>
                <w:b w:val="0"/>
                <w:color w:val="000000"/>
                <w:sz w:val="22"/>
              </w:rPr>
            </w:pPr>
            <w:ins w:id="1867" w:author="Gregory Koenig" w:date="2019-10-15T23:12:00Z">
              <w:r w:rsidRPr="006A20B6">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63631A4F" w14:textId="77777777" w:rsidR="006A20B6" w:rsidRPr="006A20B6" w:rsidRDefault="006A20B6" w:rsidP="006A20B6">
            <w:pPr>
              <w:spacing w:line="240" w:lineRule="auto"/>
              <w:rPr>
                <w:ins w:id="1868" w:author="Gregory Koenig" w:date="2019-10-15T23:12:00Z"/>
                <w:rFonts w:ascii="Calibri" w:eastAsia="Times New Roman" w:hAnsi="Calibri" w:cs="Calibri"/>
                <w:b w:val="0"/>
                <w:color w:val="0070C0"/>
                <w:sz w:val="22"/>
                <w:u w:val="single"/>
                <w:rPrChange w:id="1869" w:author="Gregory Koenig" w:date="2019-10-15T23:13:00Z">
                  <w:rPr>
                    <w:ins w:id="1870" w:author="Gregory Koenig" w:date="2019-10-15T23:12:00Z"/>
                    <w:rFonts w:ascii="Calibri" w:eastAsia="Times New Roman" w:hAnsi="Calibri" w:cs="Calibri"/>
                    <w:b w:val="0"/>
                    <w:color w:val="0563C1"/>
                    <w:sz w:val="22"/>
                    <w:u w:val="single"/>
                  </w:rPr>
                </w:rPrChange>
              </w:rPr>
            </w:pPr>
            <w:ins w:id="1871" w:author="Gregory Koenig" w:date="2019-10-15T23:12:00Z">
              <w:r w:rsidRPr="006A20B6">
                <w:rPr>
                  <w:rFonts w:ascii="Calibri" w:eastAsia="Times New Roman" w:hAnsi="Calibri" w:cs="Calibri"/>
                  <w:b w:val="0"/>
                  <w:color w:val="0070C0"/>
                  <w:sz w:val="22"/>
                  <w:u w:val="single"/>
                  <w:rPrChange w:id="1872"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1873" w:author="Gregory Koenig" w:date="2019-10-15T23:13:00Z">
                    <w:rPr>
                      <w:rFonts w:ascii="Calibri" w:eastAsia="Times New Roman" w:hAnsi="Calibri" w:cs="Calibri"/>
                      <w:b w:val="0"/>
                      <w:color w:val="0563C1"/>
                      <w:sz w:val="22"/>
                      <w:u w:val="single"/>
                    </w:rPr>
                  </w:rPrChange>
                </w:rPr>
                <w:instrText xml:space="preserve"> HYPERLINK "http://jira.actency.fr/browse/CJDRU-55" </w:instrText>
              </w:r>
              <w:r w:rsidRPr="006A20B6">
                <w:rPr>
                  <w:rFonts w:ascii="Calibri" w:eastAsia="Times New Roman" w:hAnsi="Calibri" w:cs="Calibri"/>
                  <w:b w:val="0"/>
                  <w:color w:val="0070C0"/>
                  <w:sz w:val="22"/>
                  <w:u w:val="single"/>
                  <w:rPrChange w:id="1874"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1875" w:author="Gregory Koenig" w:date="2019-10-15T23:13:00Z">
                    <w:rPr>
                      <w:rStyle w:val="Hyperlink"/>
                      <w:rFonts w:ascii="Calibri" w:eastAsia="Times New Roman" w:hAnsi="Calibri" w:cs="Calibri"/>
                      <w:b w:val="0"/>
                      <w:sz w:val="22"/>
                    </w:rPr>
                  </w:rPrChange>
                </w:rPr>
                <w:t>CJDRU-55</w:t>
              </w:r>
              <w:r w:rsidRPr="006A20B6">
                <w:rPr>
                  <w:rFonts w:ascii="Calibri" w:eastAsia="Times New Roman" w:hAnsi="Calibri" w:cs="Calibri"/>
                  <w:b w:val="0"/>
                  <w:color w:val="0070C0"/>
                  <w:sz w:val="22"/>
                  <w:u w:val="single"/>
                  <w:rPrChange w:id="1876"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6BF52D7A" w14:textId="77777777" w:rsidR="006A20B6" w:rsidRPr="006A20B6" w:rsidRDefault="006A20B6" w:rsidP="006A20B6">
            <w:pPr>
              <w:spacing w:line="240" w:lineRule="auto"/>
              <w:rPr>
                <w:ins w:id="1877" w:author="Gregory Koenig" w:date="2019-10-15T23:12:00Z"/>
                <w:rFonts w:ascii="Arial" w:eastAsia="Times New Roman" w:hAnsi="Arial" w:cs="Arial"/>
                <w:b w:val="0"/>
                <w:color w:val="000000"/>
                <w:sz w:val="22"/>
                <w:lang w:val="fr-FR"/>
              </w:rPr>
            </w:pPr>
            <w:ins w:id="1878" w:author="Gregory Koenig" w:date="2019-10-15T23:12:00Z">
              <w:r w:rsidRPr="006A20B6">
                <w:rPr>
                  <w:rFonts w:ascii="Arial" w:eastAsia="Times New Roman" w:hAnsi="Arial" w:cs="Arial"/>
                  <w:b w:val="0"/>
                  <w:color w:val="000000"/>
                  <w:sz w:val="22"/>
                  <w:lang w:val="fr-FR"/>
                </w:rPr>
                <w:t>CJDRU-3 Vérifier les conflits</w:t>
              </w:r>
            </w:ins>
          </w:p>
        </w:tc>
        <w:tc>
          <w:tcPr>
            <w:tcW w:w="3920" w:type="dxa"/>
            <w:tcBorders>
              <w:top w:val="nil"/>
              <w:left w:val="nil"/>
              <w:bottom w:val="single" w:sz="4" w:space="0" w:color="000000"/>
              <w:right w:val="single" w:sz="4" w:space="0" w:color="000000"/>
            </w:tcBorders>
            <w:shd w:val="clear" w:color="auto" w:fill="auto"/>
            <w:hideMark/>
          </w:tcPr>
          <w:p w14:paraId="37DE86ED" w14:textId="77777777" w:rsidR="006A20B6" w:rsidRPr="006A20B6" w:rsidRDefault="006A20B6" w:rsidP="006A20B6">
            <w:pPr>
              <w:spacing w:line="240" w:lineRule="auto"/>
              <w:rPr>
                <w:ins w:id="1879" w:author="Gregory Koenig" w:date="2019-10-15T23:12:00Z"/>
                <w:rFonts w:ascii="Arial" w:eastAsia="Times New Roman" w:hAnsi="Arial" w:cs="Arial"/>
                <w:b w:val="0"/>
                <w:color w:val="000000"/>
                <w:sz w:val="22"/>
              </w:rPr>
            </w:pPr>
            <w:proofErr w:type="spellStart"/>
            <w:ins w:id="1880" w:author="Gregory Koenig" w:date="2019-10-15T23:12: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0F3DD7E8" w14:textId="77777777" w:rsidTr="006A20B6">
        <w:trPr>
          <w:trHeight w:val="560"/>
          <w:ins w:id="1881"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463675E6" w14:textId="77777777" w:rsidR="006A20B6" w:rsidRPr="006A20B6" w:rsidRDefault="006A20B6" w:rsidP="006A20B6">
            <w:pPr>
              <w:spacing w:line="240" w:lineRule="auto"/>
              <w:rPr>
                <w:ins w:id="1882" w:author="Gregory Koenig" w:date="2019-10-15T23:12:00Z"/>
                <w:rFonts w:ascii="Arial" w:eastAsia="Times New Roman" w:hAnsi="Arial" w:cs="Arial"/>
                <w:b w:val="0"/>
                <w:color w:val="000000"/>
                <w:sz w:val="22"/>
              </w:rPr>
            </w:pPr>
            <w:ins w:id="1883" w:author="Gregory Koenig" w:date="2019-10-15T23:12:00Z">
              <w:r w:rsidRPr="006A20B6">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3255DB63" w14:textId="77777777" w:rsidR="006A20B6" w:rsidRPr="006A20B6" w:rsidRDefault="006A20B6" w:rsidP="006A20B6">
            <w:pPr>
              <w:spacing w:line="240" w:lineRule="auto"/>
              <w:rPr>
                <w:ins w:id="1884" w:author="Gregory Koenig" w:date="2019-10-15T23:12:00Z"/>
                <w:rFonts w:ascii="Calibri" w:eastAsia="Times New Roman" w:hAnsi="Calibri" w:cs="Calibri"/>
                <w:b w:val="0"/>
                <w:color w:val="0070C0"/>
                <w:sz w:val="22"/>
                <w:u w:val="single"/>
                <w:rPrChange w:id="1885" w:author="Gregory Koenig" w:date="2019-10-15T23:13:00Z">
                  <w:rPr>
                    <w:ins w:id="1886" w:author="Gregory Koenig" w:date="2019-10-15T23:12:00Z"/>
                    <w:rFonts w:ascii="Calibri" w:eastAsia="Times New Roman" w:hAnsi="Calibri" w:cs="Calibri"/>
                    <w:b w:val="0"/>
                    <w:color w:val="0563C1"/>
                    <w:sz w:val="22"/>
                    <w:u w:val="single"/>
                  </w:rPr>
                </w:rPrChange>
              </w:rPr>
            </w:pPr>
            <w:ins w:id="1887" w:author="Gregory Koenig" w:date="2019-10-15T23:12:00Z">
              <w:r w:rsidRPr="006A20B6">
                <w:rPr>
                  <w:rFonts w:ascii="Calibri" w:eastAsia="Times New Roman" w:hAnsi="Calibri" w:cs="Calibri"/>
                  <w:b w:val="0"/>
                  <w:color w:val="0070C0"/>
                  <w:sz w:val="22"/>
                  <w:u w:val="single"/>
                  <w:rPrChange w:id="1888"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1889" w:author="Gregory Koenig" w:date="2019-10-15T23:13:00Z">
                    <w:rPr>
                      <w:rFonts w:ascii="Calibri" w:eastAsia="Times New Roman" w:hAnsi="Calibri" w:cs="Calibri"/>
                      <w:b w:val="0"/>
                      <w:color w:val="0563C1"/>
                      <w:sz w:val="22"/>
                      <w:u w:val="single"/>
                    </w:rPr>
                  </w:rPrChange>
                </w:rPr>
                <w:instrText xml:space="preserve"> HYPERLINK "http://jira.actency.fr/browse/CJDRU-54" </w:instrText>
              </w:r>
              <w:r w:rsidRPr="006A20B6">
                <w:rPr>
                  <w:rFonts w:ascii="Calibri" w:eastAsia="Times New Roman" w:hAnsi="Calibri" w:cs="Calibri"/>
                  <w:b w:val="0"/>
                  <w:color w:val="0070C0"/>
                  <w:sz w:val="22"/>
                  <w:u w:val="single"/>
                  <w:rPrChange w:id="1890"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1891" w:author="Gregory Koenig" w:date="2019-10-15T23:13:00Z">
                    <w:rPr>
                      <w:rStyle w:val="Hyperlink"/>
                      <w:rFonts w:ascii="Calibri" w:eastAsia="Times New Roman" w:hAnsi="Calibri" w:cs="Calibri"/>
                      <w:b w:val="0"/>
                      <w:sz w:val="22"/>
                    </w:rPr>
                  </w:rPrChange>
                </w:rPr>
                <w:t>CJDRU-54</w:t>
              </w:r>
              <w:r w:rsidRPr="006A20B6">
                <w:rPr>
                  <w:rFonts w:ascii="Calibri" w:eastAsia="Times New Roman" w:hAnsi="Calibri" w:cs="Calibri"/>
                  <w:b w:val="0"/>
                  <w:color w:val="0070C0"/>
                  <w:sz w:val="22"/>
                  <w:u w:val="single"/>
                  <w:rPrChange w:id="1892"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22CE2ED9" w14:textId="77777777" w:rsidR="006A20B6" w:rsidRPr="006A20B6" w:rsidRDefault="006A20B6" w:rsidP="006A20B6">
            <w:pPr>
              <w:spacing w:line="240" w:lineRule="auto"/>
              <w:rPr>
                <w:ins w:id="1893" w:author="Gregory Koenig" w:date="2019-10-15T23:12:00Z"/>
                <w:rFonts w:ascii="Arial" w:eastAsia="Times New Roman" w:hAnsi="Arial" w:cs="Arial"/>
                <w:b w:val="0"/>
                <w:color w:val="000000"/>
                <w:sz w:val="22"/>
                <w:lang w:val="fr-FR"/>
              </w:rPr>
            </w:pPr>
            <w:ins w:id="1894" w:author="Gregory Koenig" w:date="2019-10-15T23:12:00Z">
              <w:r w:rsidRPr="006A20B6">
                <w:rPr>
                  <w:rFonts w:ascii="Arial" w:eastAsia="Times New Roman" w:hAnsi="Arial" w:cs="Arial"/>
                  <w:b w:val="0"/>
                  <w:color w:val="000000"/>
                  <w:sz w:val="22"/>
                  <w:lang w:val="fr-FR"/>
                </w:rPr>
                <w:t>CJDRU-3 Module Twitter</w:t>
              </w:r>
            </w:ins>
          </w:p>
        </w:tc>
        <w:tc>
          <w:tcPr>
            <w:tcW w:w="3920" w:type="dxa"/>
            <w:tcBorders>
              <w:top w:val="nil"/>
              <w:left w:val="nil"/>
              <w:bottom w:val="single" w:sz="4" w:space="0" w:color="000000"/>
              <w:right w:val="single" w:sz="4" w:space="0" w:color="000000"/>
            </w:tcBorders>
            <w:shd w:val="clear" w:color="auto" w:fill="auto"/>
            <w:hideMark/>
          </w:tcPr>
          <w:p w14:paraId="5AE7F20E" w14:textId="77777777" w:rsidR="006A20B6" w:rsidRPr="006A20B6" w:rsidRDefault="006A20B6" w:rsidP="006A20B6">
            <w:pPr>
              <w:spacing w:line="240" w:lineRule="auto"/>
              <w:rPr>
                <w:ins w:id="1895" w:author="Gregory Koenig" w:date="2019-10-15T23:12:00Z"/>
                <w:rFonts w:ascii="Arial" w:eastAsia="Times New Roman" w:hAnsi="Arial" w:cs="Arial"/>
                <w:b w:val="0"/>
                <w:color w:val="000000"/>
                <w:sz w:val="22"/>
              </w:rPr>
            </w:pPr>
            <w:proofErr w:type="spellStart"/>
            <w:ins w:id="1896" w:author="Gregory Koenig" w:date="2019-10-15T23:12: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4B3205AF" w14:textId="77777777" w:rsidTr="006A20B6">
        <w:trPr>
          <w:trHeight w:val="560"/>
          <w:ins w:id="1897"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5290AA6F" w14:textId="77777777" w:rsidR="006A20B6" w:rsidRPr="006A20B6" w:rsidRDefault="006A20B6" w:rsidP="006A20B6">
            <w:pPr>
              <w:spacing w:line="240" w:lineRule="auto"/>
              <w:rPr>
                <w:ins w:id="1898" w:author="Gregory Koenig" w:date="2019-10-15T23:12:00Z"/>
                <w:rFonts w:ascii="Arial" w:eastAsia="Times New Roman" w:hAnsi="Arial" w:cs="Arial"/>
                <w:b w:val="0"/>
                <w:color w:val="000000"/>
                <w:sz w:val="22"/>
              </w:rPr>
            </w:pPr>
            <w:ins w:id="1899" w:author="Gregory Koenig" w:date="2019-10-15T23:12:00Z">
              <w:r w:rsidRPr="006A20B6">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12E74549" w14:textId="77777777" w:rsidR="006A20B6" w:rsidRPr="006A20B6" w:rsidRDefault="006A20B6" w:rsidP="006A20B6">
            <w:pPr>
              <w:spacing w:line="240" w:lineRule="auto"/>
              <w:rPr>
                <w:ins w:id="1900" w:author="Gregory Koenig" w:date="2019-10-15T23:12:00Z"/>
                <w:rFonts w:ascii="Calibri" w:eastAsia="Times New Roman" w:hAnsi="Calibri" w:cs="Calibri"/>
                <w:b w:val="0"/>
                <w:color w:val="0070C0"/>
                <w:sz w:val="22"/>
                <w:u w:val="single"/>
                <w:rPrChange w:id="1901" w:author="Gregory Koenig" w:date="2019-10-15T23:13:00Z">
                  <w:rPr>
                    <w:ins w:id="1902" w:author="Gregory Koenig" w:date="2019-10-15T23:12:00Z"/>
                    <w:rFonts w:ascii="Calibri" w:eastAsia="Times New Roman" w:hAnsi="Calibri" w:cs="Calibri"/>
                    <w:b w:val="0"/>
                    <w:color w:val="0563C1"/>
                    <w:sz w:val="22"/>
                    <w:u w:val="single"/>
                  </w:rPr>
                </w:rPrChange>
              </w:rPr>
            </w:pPr>
            <w:ins w:id="1903" w:author="Gregory Koenig" w:date="2019-10-15T23:12:00Z">
              <w:r w:rsidRPr="006A20B6">
                <w:rPr>
                  <w:rFonts w:ascii="Calibri" w:eastAsia="Times New Roman" w:hAnsi="Calibri" w:cs="Calibri"/>
                  <w:b w:val="0"/>
                  <w:color w:val="0070C0"/>
                  <w:sz w:val="22"/>
                  <w:u w:val="single"/>
                  <w:rPrChange w:id="1904"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1905" w:author="Gregory Koenig" w:date="2019-10-15T23:13:00Z">
                    <w:rPr>
                      <w:rFonts w:ascii="Calibri" w:eastAsia="Times New Roman" w:hAnsi="Calibri" w:cs="Calibri"/>
                      <w:b w:val="0"/>
                      <w:color w:val="0563C1"/>
                      <w:sz w:val="22"/>
                      <w:u w:val="single"/>
                    </w:rPr>
                  </w:rPrChange>
                </w:rPr>
                <w:instrText xml:space="preserve"> HYPERLINK "http://jira.actency.fr/browse/CJDRU-53" </w:instrText>
              </w:r>
              <w:r w:rsidRPr="006A20B6">
                <w:rPr>
                  <w:rFonts w:ascii="Calibri" w:eastAsia="Times New Roman" w:hAnsi="Calibri" w:cs="Calibri"/>
                  <w:b w:val="0"/>
                  <w:color w:val="0070C0"/>
                  <w:sz w:val="22"/>
                  <w:u w:val="single"/>
                  <w:rPrChange w:id="1906"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1907" w:author="Gregory Koenig" w:date="2019-10-15T23:13:00Z">
                    <w:rPr>
                      <w:rStyle w:val="Hyperlink"/>
                      <w:rFonts w:ascii="Calibri" w:eastAsia="Times New Roman" w:hAnsi="Calibri" w:cs="Calibri"/>
                      <w:b w:val="0"/>
                      <w:sz w:val="22"/>
                    </w:rPr>
                  </w:rPrChange>
                </w:rPr>
                <w:t>CJDRU-53</w:t>
              </w:r>
              <w:r w:rsidRPr="006A20B6">
                <w:rPr>
                  <w:rFonts w:ascii="Calibri" w:eastAsia="Times New Roman" w:hAnsi="Calibri" w:cs="Calibri"/>
                  <w:b w:val="0"/>
                  <w:color w:val="0070C0"/>
                  <w:sz w:val="22"/>
                  <w:u w:val="single"/>
                  <w:rPrChange w:id="1908"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4D59B6A5" w14:textId="77777777" w:rsidR="006A20B6" w:rsidRPr="006A20B6" w:rsidRDefault="006A20B6" w:rsidP="006A20B6">
            <w:pPr>
              <w:spacing w:line="240" w:lineRule="auto"/>
              <w:rPr>
                <w:ins w:id="1909" w:author="Gregory Koenig" w:date="2019-10-15T23:12:00Z"/>
                <w:rFonts w:ascii="Arial" w:eastAsia="Times New Roman" w:hAnsi="Arial" w:cs="Arial"/>
                <w:b w:val="0"/>
                <w:color w:val="000000"/>
                <w:sz w:val="22"/>
                <w:lang w:val="fr-FR"/>
              </w:rPr>
            </w:pPr>
            <w:ins w:id="1910" w:author="Gregory Koenig" w:date="2019-10-15T23:12:00Z">
              <w:r w:rsidRPr="006A20B6">
                <w:rPr>
                  <w:rFonts w:ascii="Arial" w:eastAsia="Times New Roman" w:hAnsi="Arial" w:cs="Arial"/>
                  <w:b w:val="0"/>
                  <w:color w:val="000000"/>
                  <w:sz w:val="22"/>
                  <w:lang w:val="fr-FR"/>
                </w:rPr>
                <w:t>CJDRU-3 Module Facebook</w:t>
              </w:r>
            </w:ins>
          </w:p>
        </w:tc>
        <w:tc>
          <w:tcPr>
            <w:tcW w:w="3920" w:type="dxa"/>
            <w:tcBorders>
              <w:top w:val="nil"/>
              <w:left w:val="nil"/>
              <w:bottom w:val="single" w:sz="4" w:space="0" w:color="000000"/>
              <w:right w:val="single" w:sz="4" w:space="0" w:color="000000"/>
            </w:tcBorders>
            <w:shd w:val="clear" w:color="auto" w:fill="auto"/>
            <w:hideMark/>
          </w:tcPr>
          <w:p w14:paraId="05C0A978" w14:textId="77777777" w:rsidR="006A20B6" w:rsidRPr="006A20B6" w:rsidRDefault="006A20B6" w:rsidP="006A20B6">
            <w:pPr>
              <w:spacing w:line="240" w:lineRule="auto"/>
              <w:rPr>
                <w:ins w:id="1911" w:author="Gregory Koenig" w:date="2019-10-15T23:12:00Z"/>
                <w:rFonts w:ascii="Arial" w:eastAsia="Times New Roman" w:hAnsi="Arial" w:cs="Arial"/>
                <w:b w:val="0"/>
                <w:color w:val="000000"/>
                <w:sz w:val="22"/>
              </w:rPr>
            </w:pPr>
            <w:proofErr w:type="spellStart"/>
            <w:ins w:id="1912" w:author="Gregory Koenig" w:date="2019-10-15T23:12: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2AFF93A2" w14:textId="77777777" w:rsidTr="006A20B6">
        <w:trPr>
          <w:trHeight w:val="560"/>
          <w:ins w:id="1913"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5910E10A" w14:textId="77777777" w:rsidR="006A20B6" w:rsidRPr="006A20B6" w:rsidRDefault="006A20B6" w:rsidP="006A20B6">
            <w:pPr>
              <w:spacing w:line="240" w:lineRule="auto"/>
              <w:rPr>
                <w:ins w:id="1914" w:author="Gregory Koenig" w:date="2019-10-15T23:12:00Z"/>
                <w:rFonts w:ascii="Arial" w:eastAsia="Times New Roman" w:hAnsi="Arial" w:cs="Arial"/>
                <w:b w:val="0"/>
                <w:color w:val="000000"/>
                <w:sz w:val="22"/>
              </w:rPr>
            </w:pPr>
            <w:ins w:id="1915" w:author="Gregory Koenig" w:date="2019-10-15T23:12:00Z">
              <w:r w:rsidRPr="006A20B6">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77962DFF" w14:textId="77777777" w:rsidR="006A20B6" w:rsidRPr="006A20B6" w:rsidRDefault="006A20B6" w:rsidP="006A20B6">
            <w:pPr>
              <w:spacing w:line="240" w:lineRule="auto"/>
              <w:rPr>
                <w:ins w:id="1916" w:author="Gregory Koenig" w:date="2019-10-15T23:12:00Z"/>
                <w:rFonts w:ascii="Calibri" w:eastAsia="Times New Roman" w:hAnsi="Calibri" w:cs="Calibri"/>
                <w:b w:val="0"/>
                <w:color w:val="0070C0"/>
                <w:sz w:val="22"/>
                <w:u w:val="single"/>
                <w:rPrChange w:id="1917" w:author="Gregory Koenig" w:date="2019-10-15T23:13:00Z">
                  <w:rPr>
                    <w:ins w:id="1918" w:author="Gregory Koenig" w:date="2019-10-15T23:12:00Z"/>
                    <w:rFonts w:ascii="Calibri" w:eastAsia="Times New Roman" w:hAnsi="Calibri" w:cs="Calibri"/>
                    <w:b w:val="0"/>
                    <w:color w:val="0563C1"/>
                    <w:sz w:val="22"/>
                    <w:u w:val="single"/>
                  </w:rPr>
                </w:rPrChange>
              </w:rPr>
            </w:pPr>
            <w:ins w:id="1919" w:author="Gregory Koenig" w:date="2019-10-15T23:12:00Z">
              <w:r w:rsidRPr="006A20B6">
                <w:rPr>
                  <w:rFonts w:ascii="Calibri" w:eastAsia="Times New Roman" w:hAnsi="Calibri" w:cs="Calibri"/>
                  <w:b w:val="0"/>
                  <w:color w:val="0070C0"/>
                  <w:sz w:val="22"/>
                  <w:u w:val="single"/>
                  <w:rPrChange w:id="1920"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1921" w:author="Gregory Koenig" w:date="2019-10-15T23:13:00Z">
                    <w:rPr>
                      <w:rFonts w:ascii="Calibri" w:eastAsia="Times New Roman" w:hAnsi="Calibri" w:cs="Calibri"/>
                      <w:b w:val="0"/>
                      <w:color w:val="0563C1"/>
                      <w:sz w:val="22"/>
                      <w:u w:val="single"/>
                    </w:rPr>
                  </w:rPrChange>
                </w:rPr>
                <w:instrText xml:space="preserve"> HYPERLINK "http://jira.actency.fr/browse/CJDRU-52" </w:instrText>
              </w:r>
              <w:r w:rsidRPr="006A20B6">
                <w:rPr>
                  <w:rFonts w:ascii="Calibri" w:eastAsia="Times New Roman" w:hAnsi="Calibri" w:cs="Calibri"/>
                  <w:b w:val="0"/>
                  <w:color w:val="0070C0"/>
                  <w:sz w:val="22"/>
                  <w:u w:val="single"/>
                  <w:rPrChange w:id="1922"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1923" w:author="Gregory Koenig" w:date="2019-10-15T23:13:00Z">
                    <w:rPr>
                      <w:rStyle w:val="Hyperlink"/>
                      <w:rFonts w:ascii="Calibri" w:eastAsia="Times New Roman" w:hAnsi="Calibri" w:cs="Calibri"/>
                      <w:b w:val="0"/>
                      <w:sz w:val="22"/>
                    </w:rPr>
                  </w:rPrChange>
                </w:rPr>
                <w:t>CJDRU-52</w:t>
              </w:r>
              <w:r w:rsidRPr="006A20B6">
                <w:rPr>
                  <w:rFonts w:ascii="Calibri" w:eastAsia="Times New Roman" w:hAnsi="Calibri" w:cs="Calibri"/>
                  <w:b w:val="0"/>
                  <w:color w:val="0070C0"/>
                  <w:sz w:val="22"/>
                  <w:u w:val="single"/>
                  <w:rPrChange w:id="1924"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576F8905" w14:textId="77777777" w:rsidR="006A20B6" w:rsidRPr="006A20B6" w:rsidRDefault="006A20B6" w:rsidP="006A20B6">
            <w:pPr>
              <w:spacing w:line="240" w:lineRule="auto"/>
              <w:rPr>
                <w:ins w:id="1925" w:author="Gregory Koenig" w:date="2019-10-15T23:12:00Z"/>
                <w:rFonts w:ascii="Arial" w:eastAsia="Times New Roman" w:hAnsi="Arial" w:cs="Arial"/>
                <w:b w:val="0"/>
                <w:color w:val="000000"/>
                <w:sz w:val="22"/>
                <w:lang w:val="fr-FR"/>
              </w:rPr>
            </w:pPr>
            <w:ins w:id="1926" w:author="Gregory Koenig" w:date="2019-10-15T23:12:00Z">
              <w:r w:rsidRPr="006A20B6">
                <w:rPr>
                  <w:rFonts w:ascii="Arial" w:eastAsia="Times New Roman" w:hAnsi="Arial" w:cs="Arial"/>
                  <w:b w:val="0"/>
                  <w:color w:val="000000"/>
                  <w:sz w:val="22"/>
                  <w:lang w:val="fr-FR"/>
                </w:rPr>
                <w:t>CJDRU-3 Module Google</w:t>
              </w:r>
            </w:ins>
          </w:p>
        </w:tc>
        <w:tc>
          <w:tcPr>
            <w:tcW w:w="3920" w:type="dxa"/>
            <w:tcBorders>
              <w:top w:val="nil"/>
              <w:left w:val="nil"/>
              <w:bottom w:val="single" w:sz="4" w:space="0" w:color="000000"/>
              <w:right w:val="single" w:sz="4" w:space="0" w:color="000000"/>
            </w:tcBorders>
            <w:shd w:val="clear" w:color="auto" w:fill="auto"/>
            <w:hideMark/>
          </w:tcPr>
          <w:p w14:paraId="6CE8688B" w14:textId="77777777" w:rsidR="006A20B6" w:rsidRPr="006A20B6" w:rsidRDefault="006A20B6" w:rsidP="006A20B6">
            <w:pPr>
              <w:spacing w:line="240" w:lineRule="auto"/>
              <w:rPr>
                <w:ins w:id="1927" w:author="Gregory Koenig" w:date="2019-10-15T23:12:00Z"/>
                <w:rFonts w:ascii="Arial" w:eastAsia="Times New Roman" w:hAnsi="Arial" w:cs="Arial"/>
                <w:b w:val="0"/>
                <w:color w:val="000000"/>
                <w:sz w:val="22"/>
              </w:rPr>
            </w:pPr>
            <w:proofErr w:type="spellStart"/>
            <w:ins w:id="1928" w:author="Gregory Koenig" w:date="2019-10-15T23:12: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2CA989C8" w14:textId="77777777" w:rsidTr="006A20B6">
        <w:trPr>
          <w:trHeight w:val="560"/>
          <w:ins w:id="1929"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29CF8080" w14:textId="77777777" w:rsidR="006A20B6" w:rsidRPr="006A20B6" w:rsidRDefault="006A20B6" w:rsidP="006A20B6">
            <w:pPr>
              <w:spacing w:line="240" w:lineRule="auto"/>
              <w:rPr>
                <w:ins w:id="1930" w:author="Gregory Koenig" w:date="2019-10-15T23:12:00Z"/>
                <w:rFonts w:ascii="Arial" w:eastAsia="Times New Roman" w:hAnsi="Arial" w:cs="Arial"/>
                <w:b w:val="0"/>
                <w:color w:val="000000"/>
                <w:sz w:val="22"/>
              </w:rPr>
            </w:pPr>
            <w:ins w:id="1931" w:author="Gregory Koenig" w:date="2019-10-15T23:12:00Z">
              <w:r w:rsidRPr="006A20B6">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18816F64" w14:textId="77777777" w:rsidR="006A20B6" w:rsidRPr="006A20B6" w:rsidRDefault="006A20B6" w:rsidP="006A20B6">
            <w:pPr>
              <w:spacing w:line="240" w:lineRule="auto"/>
              <w:rPr>
                <w:ins w:id="1932" w:author="Gregory Koenig" w:date="2019-10-15T23:12:00Z"/>
                <w:rFonts w:ascii="Calibri" w:eastAsia="Times New Roman" w:hAnsi="Calibri" w:cs="Calibri"/>
                <w:b w:val="0"/>
                <w:color w:val="0070C0"/>
                <w:sz w:val="22"/>
                <w:u w:val="single"/>
                <w:rPrChange w:id="1933" w:author="Gregory Koenig" w:date="2019-10-15T23:13:00Z">
                  <w:rPr>
                    <w:ins w:id="1934" w:author="Gregory Koenig" w:date="2019-10-15T23:12:00Z"/>
                    <w:rFonts w:ascii="Calibri" w:eastAsia="Times New Roman" w:hAnsi="Calibri" w:cs="Calibri"/>
                    <w:b w:val="0"/>
                    <w:color w:val="0563C1"/>
                    <w:sz w:val="22"/>
                    <w:u w:val="single"/>
                  </w:rPr>
                </w:rPrChange>
              </w:rPr>
            </w:pPr>
            <w:ins w:id="1935" w:author="Gregory Koenig" w:date="2019-10-15T23:12:00Z">
              <w:r w:rsidRPr="006A20B6">
                <w:rPr>
                  <w:rFonts w:ascii="Calibri" w:eastAsia="Times New Roman" w:hAnsi="Calibri" w:cs="Calibri"/>
                  <w:b w:val="0"/>
                  <w:color w:val="0070C0"/>
                  <w:sz w:val="22"/>
                  <w:u w:val="single"/>
                  <w:rPrChange w:id="1936"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1937" w:author="Gregory Koenig" w:date="2019-10-15T23:13:00Z">
                    <w:rPr>
                      <w:rFonts w:ascii="Calibri" w:eastAsia="Times New Roman" w:hAnsi="Calibri" w:cs="Calibri"/>
                      <w:b w:val="0"/>
                      <w:color w:val="0563C1"/>
                      <w:sz w:val="22"/>
                      <w:u w:val="single"/>
                    </w:rPr>
                  </w:rPrChange>
                </w:rPr>
                <w:instrText xml:space="preserve"> HYPERLINK "http://jira.actency.fr/browse/CJDRU-51" </w:instrText>
              </w:r>
              <w:r w:rsidRPr="006A20B6">
                <w:rPr>
                  <w:rFonts w:ascii="Calibri" w:eastAsia="Times New Roman" w:hAnsi="Calibri" w:cs="Calibri"/>
                  <w:b w:val="0"/>
                  <w:color w:val="0070C0"/>
                  <w:sz w:val="22"/>
                  <w:u w:val="single"/>
                  <w:rPrChange w:id="1938"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1939" w:author="Gregory Koenig" w:date="2019-10-15T23:13:00Z">
                    <w:rPr>
                      <w:rStyle w:val="Hyperlink"/>
                      <w:rFonts w:ascii="Calibri" w:eastAsia="Times New Roman" w:hAnsi="Calibri" w:cs="Calibri"/>
                      <w:b w:val="0"/>
                      <w:sz w:val="22"/>
                    </w:rPr>
                  </w:rPrChange>
                </w:rPr>
                <w:t>CJDRU-51</w:t>
              </w:r>
              <w:r w:rsidRPr="006A20B6">
                <w:rPr>
                  <w:rFonts w:ascii="Calibri" w:eastAsia="Times New Roman" w:hAnsi="Calibri" w:cs="Calibri"/>
                  <w:b w:val="0"/>
                  <w:color w:val="0070C0"/>
                  <w:sz w:val="22"/>
                  <w:u w:val="single"/>
                  <w:rPrChange w:id="1940"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389B0E58" w14:textId="77777777" w:rsidR="006A20B6" w:rsidRPr="006A20B6" w:rsidRDefault="006A20B6" w:rsidP="006A20B6">
            <w:pPr>
              <w:spacing w:line="240" w:lineRule="auto"/>
              <w:rPr>
                <w:ins w:id="1941" w:author="Gregory Koenig" w:date="2019-10-15T23:12:00Z"/>
                <w:rFonts w:ascii="Arial" w:eastAsia="Times New Roman" w:hAnsi="Arial" w:cs="Arial"/>
                <w:b w:val="0"/>
                <w:color w:val="000000"/>
                <w:sz w:val="22"/>
                <w:lang w:val="fr-FR"/>
              </w:rPr>
            </w:pPr>
            <w:ins w:id="1942" w:author="Gregory Koenig" w:date="2019-10-15T23:12:00Z">
              <w:r w:rsidRPr="006A20B6">
                <w:rPr>
                  <w:rFonts w:ascii="Arial" w:eastAsia="Times New Roman" w:hAnsi="Arial" w:cs="Arial"/>
                  <w:b w:val="0"/>
                  <w:color w:val="000000"/>
                  <w:sz w:val="22"/>
                  <w:lang w:val="fr-FR"/>
                </w:rPr>
                <w:t>CJDRU-1 Vérification d'inscription</w:t>
              </w:r>
            </w:ins>
          </w:p>
        </w:tc>
        <w:tc>
          <w:tcPr>
            <w:tcW w:w="3920" w:type="dxa"/>
            <w:tcBorders>
              <w:top w:val="nil"/>
              <w:left w:val="nil"/>
              <w:bottom w:val="single" w:sz="4" w:space="0" w:color="000000"/>
              <w:right w:val="single" w:sz="4" w:space="0" w:color="000000"/>
            </w:tcBorders>
            <w:shd w:val="clear" w:color="auto" w:fill="auto"/>
            <w:hideMark/>
          </w:tcPr>
          <w:p w14:paraId="2F821698" w14:textId="77777777" w:rsidR="006A20B6" w:rsidRPr="006A20B6" w:rsidRDefault="006A20B6" w:rsidP="006A20B6">
            <w:pPr>
              <w:spacing w:line="240" w:lineRule="auto"/>
              <w:rPr>
                <w:ins w:id="1943" w:author="Gregory Koenig" w:date="2019-10-15T23:12:00Z"/>
                <w:rFonts w:ascii="Arial" w:eastAsia="Times New Roman" w:hAnsi="Arial" w:cs="Arial"/>
                <w:b w:val="0"/>
                <w:color w:val="000000"/>
                <w:sz w:val="22"/>
              </w:rPr>
            </w:pPr>
            <w:proofErr w:type="spellStart"/>
            <w:ins w:id="1944" w:author="Gregory Koenig" w:date="2019-10-15T23:12: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4F396A5A" w14:textId="77777777" w:rsidTr="006A20B6">
        <w:trPr>
          <w:trHeight w:val="560"/>
          <w:ins w:id="1945"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7F1778D9" w14:textId="77777777" w:rsidR="006A20B6" w:rsidRPr="006A20B6" w:rsidRDefault="006A20B6" w:rsidP="006A20B6">
            <w:pPr>
              <w:spacing w:line="240" w:lineRule="auto"/>
              <w:rPr>
                <w:ins w:id="1946" w:author="Gregory Koenig" w:date="2019-10-15T23:12:00Z"/>
                <w:rFonts w:ascii="Arial" w:eastAsia="Times New Roman" w:hAnsi="Arial" w:cs="Arial"/>
                <w:b w:val="0"/>
                <w:color w:val="000000"/>
                <w:sz w:val="22"/>
              </w:rPr>
            </w:pPr>
            <w:ins w:id="1947" w:author="Gregory Koenig" w:date="2019-10-15T23:12:00Z">
              <w:r w:rsidRPr="006A20B6">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428409B4" w14:textId="77777777" w:rsidR="006A20B6" w:rsidRPr="006A20B6" w:rsidRDefault="006A20B6" w:rsidP="006A20B6">
            <w:pPr>
              <w:spacing w:line="240" w:lineRule="auto"/>
              <w:rPr>
                <w:ins w:id="1948" w:author="Gregory Koenig" w:date="2019-10-15T23:12:00Z"/>
                <w:rFonts w:ascii="Calibri" w:eastAsia="Times New Roman" w:hAnsi="Calibri" w:cs="Calibri"/>
                <w:b w:val="0"/>
                <w:color w:val="0070C0"/>
                <w:sz w:val="22"/>
                <w:u w:val="single"/>
                <w:rPrChange w:id="1949" w:author="Gregory Koenig" w:date="2019-10-15T23:13:00Z">
                  <w:rPr>
                    <w:ins w:id="1950" w:author="Gregory Koenig" w:date="2019-10-15T23:12:00Z"/>
                    <w:rFonts w:ascii="Calibri" w:eastAsia="Times New Roman" w:hAnsi="Calibri" w:cs="Calibri"/>
                    <w:b w:val="0"/>
                    <w:color w:val="0563C1"/>
                    <w:sz w:val="22"/>
                    <w:u w:val="single"/>
                  </w:rPr>
                </w:rPrChange>
              </w:rPr>
            </w:pPr>
            <w:ins w:id="1951" w:author="Gregory Koenig" w:date="2019-10-15T23:12:00Z">
              <w:r w:rsidRPr="006A20B6">
                <w:rPr>
                  <w:rFonts w:ascii="Calibri" w:eastAsia="Times New Roman" w:hAnsi="Calibri" w:cs="Calibri"/>
                  <w:b w:val="0"/>
                  <w:color w:val="0070C0"/>
                  <w:sz w:val="22"/>
                  <w:u w:val="single"/>
                  <w:rPrChange w:id="1952"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1953" w:author="Gregory Koenig" w:date="2019-10-15T23:13:00Z">
                    <w:rPr>
                      <w:rFonts w:ascii="Calibri" w:eastAsia="Times New Roman" w:hAnsi="Calibri" w:cs="Calibri"/>
                      <w:b w:val="0"/>
                      <w:color w:val="0563C1"/>
                      <w:sz w:val="22"/>
                      <w:u w:val="single"/>
                    </w:rPr>
                  </w:rPrChange>
                </w:rPr>
                <w:instrText xml:space="preserve"> HYPERLINK "http://jira.actency.fr/browse/CJDRU-50" </w:instrText>
              </w:r>
              <w:r w:rsidRPr="006A20B6">
                <w:rPr>
                  <w:rFonts w:ascii="Calibri" w:eastAsia="Times New Roman" w:hAnsi="Calibri" w:cs="Calibri"/>
                  <w:b w:val="0"/>
                  <w:color w:val="0070C0"/>
                  <w:sz w:val="22"/>
                  <w:u w:val="single"/>
                  <w:rPrChange w:id="1954"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1955" w:author="Gregory Koenig" w:date="2019-10-15T23:13:00Z">
                    <w:rPr>
                      <w:rStyle w:val="Hyperlink"/>
                      <w:rFonts w:ascii="Calibri" w:eastAsia="Times New Roman" w:hAnsi="Calibri" w:cs="Calibri"/>
                      <w:b w:val="0"/>
                      <w:sz w:val="22"/>
                    </w:rPr>
                  </w:rPrChange>
                </w:rPr>
                <w:t>CJDRU-50</w:t>
              </w:r>
              <w:r w:rsidRPr="006A20B6">
                <w:rPr>
                  <w:rFonts w:ascii="Calibri" w:eastAsia="Times New Roman" w:hAnsi="Calibri" w:cs="Calibri"/>
                  <w:b w:val="0"/>
                  <w:color w:val="0070C0"/>
                  <w:sz w:val="22"/>
                  <w:u w:val="single"/>
                  <w:rPrChange w:id="1956"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5E751561" w14:textId="77777777" w:rsidR="006A20B6" w:rsidRPr="006A20B6" w:rsidRDefault="006A20B6" w:rsidP="006A20B6">
            <w:pPr>
              <w:spacing w:line="240" w:lineRule="auto"/>
              <w:rPr>
                <w:ins w:id="1957" w:author="Gregory Koenig" w:date="2019-10-15T23:12:00Z"/>
                <w:rFonts w:ascii="Arial" w:eastAsia="Times New Roman" w:hAnsi="Arial" w:cs="Arial"/>
                <w:b w:val="0"/>
                <w:color w:val="000000"/>
                <w:sz w:val="22"/>
                <w:lang w:val="fr-FR"/>
              </w:rPr>
            </w:pPr>
            <w:ins w:id="1958" w:author="Gregory Koenig" w:date="2019-10-15T23:12:00Z">
              <w:r w:rsidRPr="006A20B6">
                <w:rPr>
                  <w:rFonts w:ascii="Arial" w:eastAsia="Times New Roman" w:hAnsi="Arial" w:cs="Arial"/>
                  <w:b w:val="0"/>
                  <w:color w:val="000000"/>
                  <w:sz w:val="22"/>
                  <w:lang w:val="fr-FR"/>
                </w:rPr>
                <w:t>CJDRU-1 Attribuer les droits aux différents utilisateurs</w:t>
              </w:r>
            </w:ins>
          </w:p>
        </w:tc>
        <w:tc>
          <w:tcPr>
            <w:tcW w:w="3920" w:type="dxa"/>
            <w:tcBorders>
              <w:top w:val="nil"/>
              <w:left w:val="nil"/>
              <w:bottom w:val="single" w:sz="4" w:space="0" w:color="000000"/>
              <w:right w:val="single" w:sz="4" w:space="0" w:color="000000"/>
            </w:tcBorders>
            <w:shd w:val="clear" w:color="auto" w:fill="auto"/>
            <w:hideMark/>
          </w:tcPr>
          <w:p w14:paraId="4CC22605" w14:textId="77777777" w:rsidR="006A20B6" w:rsidRPr="006A20B6" w:rsidRDefault="006A20B6" w:rsidP="006A20B6">
            <w:pPr>
              <w:spacing w:line="240" w:lineRule="auto"/>
              <w:rPr>
                <w:ins w:id="1959" w:author="Gregory Koenig" w:date="2019-10-15T23:12:00Z"/>
                <w:rFonts w:ascii="Arial" w:eastAsia="Times New Roman" w:hAnsi="Arial" w:cs="Arial"/>
                <w:b w:val="0"/>
                <w:color w:val="000000"/>
                <w:sz w:val="22"/>
              </w:rPr>
            </w:pPr>
            <w:proofErr w:type="spellStart"/>
            <w:ins w:id="1960" w:author="Gregory Koenig" w:date="2019-10-15T23:12: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2831B42C" w14:textId="77777777" w:rsidTr="006A20B6">
        <w:trPr>
          <w:trHeight w:val="560"/>
          <w:ins w:id="1961"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68B1E50C" w14:textId="77777777" w:rsidR="006A20B6" w:rsidRPr="006A20B6" w:rsidRDefault="006A20B6" w:rsidP="006A20B6">
            <w:pPr>
              <w:spacing w:line="240" w:lineRule="auto"/>
              <w:rPr>
                <w:ins w:id="1962" w:author="Gregory Koenig" w:date="2019-10-15T23:12:00Z"/>
                <w:rFonts w:ascii="Arial" w:eastAsia="Times New Roman" w:hAnsi="Arial" w:cs="Arial"/>
                <w:b w:val="0"/>
                <w:color w:val="000000"/>
                <w:sz w:val="22"/>
              </w:rPr>
            </w:pPr>
            <w:ins w:id="1963" w:author="Gregory Koenig" w:date="2019-10-15T23:12:00Z">
              <w:r w:rsidRPr="006A20B6">
                <w:rPr>
                  <w:rFonts w:ascii="Arial" w:eastAsia="Times New Roman" w:hAnsi="Arial" w:cs="Arial"/>
                  <w:b w:val="0"/>
                  <w:color w:val="000000"/>
                  <w:sz w:val="22"/>
                </w:rPr>
                <w:t>Sub-task</w:t>
              </w:r>
            </w:ins>
          </w:p>
        </w:tc>
        <w:tc>
          <w:tcPr>
            <w:tcW w:w="1000" w:type="dxa"/>
            <w:tcBorders>
              <w:top w:val="nil"/>
              <w:left w:val="nil"/>
              <w:bottom w:val="single" w:sz="4" w:space="0" w:color="000000"/>
              <w:right w:val="single" w:sz="4" w:space="0" w:color="000000"/>
            </w:tcBorders>
            <w:shd w:val="clear" w:color="auto" w:fill="auto"/>
            <w:hideMark/>
          </w:tcPr>
          <w:p w14:paraId="0BACDBD9" w14:textId="77777777" w:rsidR="006A20B6" w:rsidRPr="006A20B6" w:rsidRDefault="006A20B6" w:rsidP="006A20B6">
            <w:pPr>
              <w:spacing w:line="240" w:lineRule="auto"/>
              <w:rPr>
                <w:ins w:id="1964" w:author="Gregory Koenig" w:date="2019-10-15T23:12:00Z"/>
                <w:rFonts w:ascii="Calibri" w:eastAsia="Times New Roman" w:hAnsi="Calibri" w:cs="Calibri"/>
                <w:b w:val="0"/>
                <w:color w:val="0070C0"/>
                <w:sz w:val="22"/>
                <w:u w:val="single"/>
                <w:rPrChange w:id="1965" w:author="Gregory Koenig" w:date="2019-10-15T23:13:00Z">
                  <w:rPr>
                    <w:ins w:id="1966" w:author="Gregory Koenig" w:date="2019-10-15T23:12:00Z"/>
                    <w:rFonts w:ascii="Calibri" w:eastAsia="Times New Roman" w:hAnsi="Calibri" w:cs="Calibri"/>
                    <w:b w:val="0"/>
                    <w:color w:val="0563C1"/>
                    <w:sz w:val="22"/>
                    <w:u w:val="single"/>
                  </w:rPr>
                </w:rPrChange>
              </w:rPr>
            </w:pPr>
            <w:ins w:id="1967" w:author="Gregory Koenig" w:date="2019-10-15T23:12:00Z">
              <w:r w:rsidRPr="006A20B6">
                <w:rPr>
                  <w:rFonts w:ascii="Calibri" w:eastAsia="Times New Roman" w:hAnsi="Calibri" w:cs="Calibri"/>
                  <w:b w:val="0"/>
                  <w:color w:val="0070C0"/>
                  <w:sz w:val="22"/>
                  <w:u w:val="single"/>
                  <w:rPrChange w:id="1968"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1969" w:author="Gregory Koenig" w:date="2019-10-15T23:13:00Z">
                    <w:rPr>
                      <w:rFonts w:ascii="Calibri" w:eastAsia="Times New Roman" w:hAnsi="Calibri" w:cs="Calibri"/>
                      <w:b w:val="0"/>
                      <w:color w:val="0563C1"/>
                      <w:sz w:val="22"/>
                      <w:u w:val="single"/>
                    </w:rPr>
                  </w:rPrChange>
                </w:rPr>
                <w:instrText xml:space="preserve"> HYPERLINK "http://jira.actency.fr/browse/CJDRU-49" </w:instrText>
              </w:r>
              <w:r w:rsidRPr="006A20B6">
                <w:rPr>
                  <w:rFonts w:ascii="Calibri" w:eastAsia="Times New Roman" w:hAnsi="Calibri" w:cs="Calibri"/>
                  <w:b w:val="0"/>
                  <w:color w:val="0070C0"/>
                  <w:sz w:val="22"/>
                  <w:u w:val="single"/>
                  <w:rPrChange w:id="1970"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1971" w:author="Gregory Koenig" w:date="2019-10-15T23:13:00Z">
                    <w:rPr>
                      <w:rStyle w:val="Hyperlink"/>
                      <w:rFonts w:ascii="Calibri" w:eastAsia="Times New Roman" w:hAnsi="Calibri" w:cs="Calibri"/>
                      <w:b w:val="0"/>
                      <w:sz w:val="22"/>
                    </w:rPr>
                  </w:rPrChange>
                </w:rPr>
                <w:t>CJDRU-49</w:t>
              </w:r>
              <w:r w:rsidRPr="006A20B6">
                <w:rPr>
                  <w:rFonts w:ascii="Calibri" w:eastAsia="Times New Roman" w:hAnsi="Calibri" w:cs="Calibri"/>
                  <w:b w:val="0"/>
                  <w:color w:val="0070C0"/>
                  <w:sz w:val="22"/>
                  <w:u w:val="single"/>
                  <w:rPrChange w:id="1972"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017AC92F" w14:textId="77777777" w:rsidR="006A20B6" w:rsidRPr="006A20B6" w:rsidRDefault="006A20B6" w:rsidP="006A20B6">
            <w:pPr>
              <w:spacing w:line="240" w:lineRule="auto"/>
              <w:rPr>
                <w:ins w:id="1973" w:author="Gregory Koenig" w:date="2019-10-15T23:12:00Z"/>
                <w:rFonts w:ascii="Arial" w:eastAsia="Times New Roman" w:hAnsi="Arial" w:cs="Arial"/>
                <w:b w:val="0"/>
                <w:color w:val="000000"/>
                <w:sz w:val="22"/>
                <w:lang w:val="fr-FR"/>
              </w:rPr>
            </w:pPr>
            <w:ins w:id="1974" w:author="Gregory Koenig" w:date="2019-10-15T23:12:00Z">
              <w:r w:rsidRPr="006A20B6">
                <w:rPr>
                  <w:rFonts w:ascii="Arial" w:eastAsia="Times New Roman" w:hAnsi="Arial" w:cs="Arial"/>
                  <w:b w:val="0"/>
                  <w:color w:val="000000"/>
                  <w:sz w:val="22"/>
                  <w:lang w:val="fr-FR"/>
                </w:rPr>
                <w:t>CJDRU-1 Implémenter un forum</w:t>
              </w:r>
            </w:ins>
          </w:p>
        </w:tc>
        <w:tc>
          <w:tcPr>
            <w:tcW w:w="3920" w:type="dxa"/>
            <w:tcBorders>
              <w:top w:val="nil"/>
              <w:left w:val="nil"/>
              <w:bottom w:val="single" w:sz="4" w:space="0" w:color="000000"/>
              <w:right w:val="single" w:sz="4" w:space="0" w:color="000000"/>
            </w:tcBorders>
            <w:shd w:val="clear" w:color="auto" w:fill="auto"/>
            <w:hideMark/>
          </w:tcPr>
          <w:p w14:paraId="5E84D023" w14:textId="77777777" w:rsidR="006A20B6" w:rsidRPr="006A20B6" w:rsidRDefault="006A20B6" w:rsidP="006A20B6">
            <w:pPr>
              <w:spacing w:line="240" w:lineRule="auto"/>
              <w:rPr>
                <w:ins w:id="1975" w:author="Gregory Koenig" w:date="2019-10-15T23:12:00Z"/>
                <w:rFonts w:ascii="Arial" w:eastAsia="Times New Roman" w:hAnsi="Arial" w:cs="Arial"/>
                <w:b w:val="0"/>
                <w:color w:val="000000"/>
                <w:sz w:val="22"/>
              </w:rPr>
            </w:pPr>
            <w:proofErr w:type="spellStart"/>
            <w:ins w:id="1976" w:author="Gregory Koenig" w:date="2019-10-15T23:12: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75AC826B" w14:textId="77777777" w:rsidTr="006A20B6">
        <w:trPr>
          <w:trHeight w:val="560"/>
          <w:ins w:id="1977"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15D9B8AE" w14:textId="77777777" w:rsidR="006A20B6" w:rsidRPr="006A20B6" w:rsidRDefault="006A20B6" w:rsidP="006A20B6">
            <w:pPr>
              <w:spacing w:line="240" w:lineRule="auto"/>
              <w:rPr>
                <w:ins w:id="1978" w:author="Gregory Koenig" w:date="2019-10-15T23:12:00Z"/>
                <w:rFonts w:ascii="Arial" w:eastAsia="Times New Roman" w:hAnsi="Arial" w:cs="Arial"/>
                <w:b w:val="0"/>
                <w:color w:val="000000"/>
                <w:sz w:val="22"/>
              </w:rPr>
            </w:pPr>
            <w:ins w:id="1979" w:author="Gregory Koenig" w:date="2019-10-15T23:12:00Z">
              <w:r w:rsidRPr="006A20B6">
                <w:rPr>
                  <w:rFonts w:ascii="Arial" w:eastAsia="Times New Roman" w:hAnsi="Arial" w:cs="Arial"/>
                  <w:b w:val="0"/>
                  <w:color w:val="000000"/>
                  <w:sz w:val="22"/>
                </w:rPr>
                <w:t>Task</w:t>
              </w:r>
            </w:ins>
          </w:p>
        </w:tc>
        <w:tc>
          <w:tcPr>
            <w:tcW w:w="1000" w:type="dxa"/>
            <w:tcBorders>
              <w:top w:val="nil"/>
              <w:left w:val="nil"/>
              <w:bottom w:val="single" w:sz="4" w:space="0" w:color="000000"/>
              <w:right w:val="single" w:sz="4" w:space="0" w:color="000000"/>
            </w:tcBorders>
            <w:shd w:val="clear" w:color="auto" w:fill="auto"/>
            <w:hideMark/>
          </w:tcPr>
          <w:p w14:paraId="5C8EA3A1" w14:textId="77777777" w:rsidR="006A20B6" w:rsidRPr="006A20B6" w:rsidRDefault="006A20B6" w:rsidP="006A20B6">
            <w:pPr>
              <w:spacing w:line="240" w:lineRule="auto"/>
              <w:rPr>
                <w:ins w:id="1980" w:author="Gregory Koenig" w:date="2019-10-15T23:12:00Z"/>
                <w:rFonts w:ascii="Calibri" w:eastAsia="Times New Roman" w:hAnsi="Calibri" w:cs="Calibri"/>
                <w:b w:val="0"/>
                <w:color w:val="0070C0"/>
                <w:sz w:val="22"/>
                <w:u w:val="single"/>
                <w:rPrChange w:id="1981" w:author="Gregory Koenig" w:date="2019-10-15T23:13:00Z">
                  <w:rPr>
                    <w:ins w:id="1982" w:author="Gregory Koenig" w:date="2019-10-15T23:12:00Z"/>
                    <w:rFonts w:ascii="Calibri" w:eastAsia="Times New Roman" w:hAnsi="Calibri" w:cs="Calibri"/>
                    <w:b w:val="0"/>
                    <w:color w:val="0563C1"/>
                    <w:sz w:val="22"/>
                    <w:u w:val="single"/>
                  </w:rPr>
                </w:rPrChange>
              </w:rPr>
            </w:pPr>
            <w:ins w:id="1983" w:author="Gregory Koenig" w:date="2019-10-15T23:12:00Z">
              <w:r w:rsidRPr="006A20B6">
                <w:rPr>
                  <w:rFonts w:ascii="Calibri" w:eastAsia="Times New Roman" w:hAnsi="Calibri" w:cs="Calibri"/>
                  <w:b w:val="0"/>
                  <w:color w:val="0070C0"/>
                  <w:sz w:val="22"/>
                  <w:u w:val="single"/>
                  <w:rPrChange w:id="1984"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1985" w:author="Gregory Koenig" w:date="2019-10-15T23:13:00Z">
                    <w:rPr>
                      <w:rFonts w:ascii="Calibri" w:eastAsia="Times New Roman" w:hAnsi="Calibri" w:cs="Calibri"/>
                      <w:b w:val="0"/>
                      <w:color w:val="0563C1"/>
                      <w:sz w:val="22"/>
                      <w:u w:val="single"/>
                    </w:rPr>
                  </w:rPrChange>
                </w:rPr>
                <w:instrText xml:space="preserve"> HYPERLINK "http://jira.actency.fr/browse/CJDRU-48" </w:instrText>
              </w:r>
              <w:r w:rsidRPr="006A20B6">
                <w:rPr>
                  <w:rFonts w:ascii="Calibri" w:eastAsia="Times New Roman" w:hAnsi="Calibri" w:cs="Calibri"/>
                  <w:b w:val="0"/>
                  <w:color w:val="0070C0"/>
                  <w:sz w:val="22"/>
                  <w:u w:val="single"/>
                  <w:rPrChange w:id="1986"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1987" w:author="Gregory Koenig" w:date="2019-10-15T23:13:00Z">
                    <w:rPr>
                      <w:rStyle w:val="Hyperlink"/>
                      <w:rFonts w:ascii="Calibri" w:eastAsia="Times New Roman" w:hAnsi="Calibri" w:cs="Calibri"/>
                      <w:b w:val="0"/>
                      <w:sz w:val="22"/>
                    </w:rPr>
                  </w:rPrChange>
                </w:rPr>
                <w:t>CJDRU-48</w:t>
              </w:r>
              <w:r w:rsidRPr="006A20B6">
                <w:rPr>
                  <w:rFonts w:ascii="Calibri" w:eastAsia="Times New Roman" w:hAnsi="Calibri" w:cs="Calibri"/>
                  <w:b w:val="0"/>
                  <w:color w:val="0070C0"/>
                  <w:sz w:val="22"/>
                  <w:u w:val="single"/>
                  <w:rPrChange w:id="1988"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67284F12" w14:textId="77777777" w:rsidR="006A20B6" w:rsidRPr="006A20B6" w:rsidRDefault="006A20B6" w:rsidP="006A20B6">
            <w:pPr>
              <w:spacing w:line="240" w:lineRule="auto"/>
              <w:rPr>
                <w:ins w:id="1989" w:author="Gregory Koenig" w:date="2019-10-15T23:12:00Z"/>
                <w:rFonts w:ascii="Arial" w:eastAsia="Times New Roman" w:hAnsi="Arial" w:cs="Arial"/>
                <w:b w:val="0"/>
                <w:color w:val="000000"/>
                <w:sz w:val="22"/>
                <w:lang w:val="fr-FR"/>
              </w:rPr>
            </w:pPr>
            <w:ins w:id="1990" w:author="Gregory Koenig" w:date="2019-10-15T23:12:00Z">
              <w:r w:rsidRPr="006A20B6">
                <w:rPr>
                  <w:rFonts w:ascii="Arial" w:eastAsia="Times New Roman" w:hAnsi="Arial" w:cs="Arial"/>
                  <w:b w:val="0"/>
                  <w:color w:val="000000"/>
                  <w:sz w:val="22"/>
                  <w:lang w:val="fr-FR"/>
                </w:rPr>
                <w:t>En tant que développeur, je souhaite initialiser le socle technique selon les bonnes pratiques internes pour démarrer le projet</w:t>
              </w:r>
            </w:ins>
          </w:p>
        </w:tc>
        <w:tc>
          <w:tcPr>
            <w:tcW w:w="3920" w:type="dxa"/>
            <w:tcBorders>
              <w:top w:val="nil"/>
              <w:left w:val="nil"/>
              <w:bottom w:val="single" w:sz="4" w:space="0" w:color="000000"/>
              <w:right w:val="single" w:sz="4" w:space="0" w:color="000000"/>
            </w:tcBorders>
            <w:shd w:val="clear" w:color="auto" w:fill="auto"/>
            <w:hideMark/>
          </w:tcPr>
          <w:p w14:paraId="106E61D9" w14:textId="77777777" w:rsidR="006A20B6" w:rsidRPr="006A20B6" w:rsidRDefault="006A20B6" w:rsidP="006A20B6">
            <w:pPr>
              <w:spacing w:line="240" w:lineRule="auto"/>
              <w:rPr>
                <w:ins w:id="1991" w:author="Gregory Koenig" w:date="2019-10-15T23:12:00Z"/>
                <w:rFonts w:ascii="Arial" w:eastAsia="Times New Roman" w:hAnsi="Arial" w:cs="Arial"/>
                <w:b w:val="0"/>
                <w:color w:val="000000"/>
                <w:sz w:val="22"/>
              </w:rPr>
            </w:pPr>
            <w:proofErr w:type="spellStart"/>
            <w:ins w:id="1992" w:author="Gregory Koenig" w:date="2019-10-15T23:12: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w:t>
              </w:r>
            </w:ins>
          </w:p>
        </w:tc>
      </w:tr>
      <w:tr w:rsidR="006A20B6" w:rsidRPr="006A20B6" w14:paraId="2E59E9BC" w14:textId="77777777" w:rsidTr="006A20B6">
        <w:trPr>
          <w:trHeight w:val="560"/>
          <w:ins w:id="1993"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761432BC" w14:textId="77777777" w:rsidR="006A20B6" w:rsidRPr="006A20B6" w:rsidRDefault="006A20B6" w:rsidP="006A20B6">
            <w:pPr>
              <w:spacing w:line="240" w:lineRule="auto"/>
              <w:rPr>
                <w:ins w:id="1994" w:author="Gregory Koenig" w:date="2019-10-15T23:12:00Z"/>
                <w:rFonts w:ascii="Arial" w:eastAsia="Times New Roman" w:hAnsi="Arial" w:cs="Arial"/>
                <w:b w:val="0"/>
                <w:color w:val="000000"/>
                <w:sz w:val="22"/>
              </w:rPr>
            </w:pPr>
            <w:ins w:id="1995" w:author="Gregory Koenig" w:date="2019-10-15T23:12:00Z">
              <w:r w:rsidRPr="006A20B6">
                <w:rPr>
                  <w:rFonts w:ascii="Arial" w:eastAsia="Times New Roman" w:hAnsi="Arial" w:cs="Arial"/>
                  <w:b w:val="0"/>
                  <w:color w:val="000000"/>
                  <w:sz w:val="22"/>
                </w:rPr>
                <w:t>Task</w:t>
              </w:r>
            </w:ins>
          </w:p>
        </w:tc>
        <w:tc>
          <w:tcPr>
            <w:tcW w:w="1000" w:type="dxa"/>
            <w:tcBorders>
              <w:top w:val="nil"/>
              <w:left w:val="nil"/>
              <w:bottom w:val="single" w:sz="4" w:space="0" w:color="000000"/>
              <w:right w:val="single" w:sz="4" w:space="0" w:color="000000"/>
            </w:tcBorders>
            <w:shd w:val="clear" w:color="auto" w:fill="auto"/>
            <w:hideMark/>
          </w:tcPr>
          <w:p w14:paraId="7FEB5DD7" w14:textId="77777777" w:rsidR="006A20B6" w:rsidRPr="006A20B6" w:rsidRDefault="006A20B6" w:rsidP="006A20B6">
            <w:pPr>
              <w:spacing w:line="240" w:lineRule="auto"/>
              <w:rPr>
                <w:ins w:id="1996" w:author="Gregory Koenig" w:date="2019-10-15T23:12:00Z"/>
                <w:rFonts w:ascii="Calibri" w:eastAsia="Times New Roman" w:hAnsi="Calibri" w:cs="Calibri"/>
                <w:b w:val="0"/>
                <w:color w:val="0070C0"/>
                <w:sz w:val="22"/>
                <w:u w:val="single"/>
                <w:rPrChange w:id="1997" w:author="Gregory Koenig" w:date="2019-10-15T23:13:00Z">
                  <w:rPr>
                    <w:ins w:id="1998" w:author="Gregory Koenig" w:date="2019-10-15T23:12:00Z"/>
                    <w:rFonts w:ascii="Calibri" w:eastAsia="Times New Roman" w:hAnsi="Calibri" w:cs="Calibri"/>
                    <w:b w:val="0"/>
                    <w:color w:val="0563C1"/>
                    <w:sz w:val="22"/>
                    <w:u w:val="single"/>
                  </w:rPr>
                </w:rPrChange>
              </w:rPr>
            </w:pPr>
            <w:ins w:id="1999" w:author="Gregory Koenig" w:date="2019-10-15T23:12:00Z">
              <w:r w:rsidRPr="006A20B6">
                <w:rPr>
                  <w:rFonts w:ascii="Calibri" w:eastAsia="Times New Roman" w:hAnsi="Calibri" w:cs="Calibri"/>
                  <w:b w:val="0"/>
                  <w:color w:val="0070C0"/>
                  <w:sz w:val="22"/>
                  <w:u w:val="single"/>
                  <w:rPrChange w:id="2000"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2001" w:author="Gregory Koenig" w:date="2019-10-15T23:13:00Z">
                    <w:rPr>
                      <w:rFonts w:ascii="Calibri" w:eastAsia="Times New Roman" w:hAnsi="Calibri" w:cs="Calibri"/>
                      <w:b w:val="0"/>
                      <w:color w:val="0563C1"/>
                      <w:sz w:val="22"/>
                      <w:u w:val="single"/>
                    </w:rPr>
                  </w:rPrChange>
                </w:rPr>
                <w:instrText xml:space="preserve"> HYPERLINK "http://jira.actency.fr/browse/CJDRU-47" </w:instrText>
              </w:r>
              <w:r w:rsidRPr="006A20B6">
                <w:rPr>
                  <w:rFonts w:ascii="Calibri" w:eastAsia="Times New Roman" w:hAnsi="Calibri" w:cs="Calibri"/>
                  <w:b w:val="0"/>
                  <w:color w:val="0070C0"/>
                  <w:sz w:val="22"/>
                  <w:u w:val="single"/>
                  <w:rPrChange w:id="2002"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2003" w:author="Gregory Koenig" w:date="2019-10-15T23:13:00Z">
                    <w:rPr>
                      <w:rStyle w:val="Hyperlink"/>
                      <w:rFonts w:ascii="Calibri" w:eastAsia="Times New Roman" w:hAnsi="Calibri" w:cs="Calibri"/>
                      <w:b w:val="0"/>
                      <w:sz w:val="22"/>
                    </w:rPr>
                  </w:rPrChange>
                </w:rPr>
                <w:t>CJDRU-47</w:t>
              </w:r>
              <w:r w:rsidRPr="006A20B6">
                <w:rPr>
                  <w:rFonts w:ascii="Calibri" w:eastAsia="Times New Roman" w:hAnsi="Calibri" w:cs="Calibri"/>
                  <w:b w:val="0"/>
                  <w:color w:val="0070C0"/>
                  <w:sz w:val="22"/>
                  <w:u w:val="single"/>
                  <w:rPrChange w:id="2004"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037BF194" w14:textId="77777777" w:rsidR="006A20B6" w:rsidRPr="006A20B6" w:rsidRDefault="006A20B6" w:rsidP="006A20B6">
            <w:pPr>
              <w:spacing w:line="240" w:lineRule="auto"/>
              <w:rPr>
                <w:ins w:id="2005" w:author="Gregory Koenig" w:date="2019-10-15T23:12:00Z"/>
                <w:rFonts w:ascii="Arial" w:eastAsia="Times New Roman" w:hAnsi="Arial" w:cs="Arial"/>
                <w:b w:val="0"/>
                <w:color w:val="000000"/>
                <w:sz w:val="22"/>
                <w:lang w:val="fr-FR"/>
              </w:rPr>
            </w:pPr>
            <w:ins w:id="2006" w:author="Gregory Koenig" w:date="2019-10-15T23:12:00Z">
              <w:r w:rsidRPr="006A20B6">
                <w:rPr>
                  <w:rFonts w:ascii="Arial" w:eastAsia="Times New Roman" w:hAnsi="Arial" w:cs="Arial"/>
                  <w:b w:val="0"/>
                  <w:color w:val="000000"/>
                  <w:sz w:val="22"/>
                  <w:lang w:val="fr-FR"/>
                </w:rPr>
                <w:t>En tant que développeur, je souhaite pouvoir installer la version précédente du site pour me familiariser avec son architecture et l'existant fonctionnel</w:t>
              </w:r>
            </w:ins>
          </w:p>
        </w:tc>
        <w:tc>
          <w:tcPr>
            <w:tcW w:w="3920" w:type="dxa"/>
            <w:tcBorders>
              <w:top w:val="nil"/>
              <w:left w:val="nil"/>
              <w:bottom w:val="single" w:sz="4" w:space="0" w:color="000000"/>
              <w:right w:val="single" w:sz="4" w:space="0" w:color="000000"/>
            </w:tcBorders>
            <w:shd w:val="clear" w:color="auto" w:fill="auto"/>
            <w:hideMark/>
          </w:tcPr>
          <w:p w14:paraId="44EF609B" w14:textId="77777777" w:rsidR="006A20B6" w:rsidRPr="006A20B6" w:rsidRDefault="006A20B6" w:rsidP="006A20B6">
            <w:pPr>
              <w:spacing w:line="240" w:lineRule="auto"/>
              <w:rPr>
                <w:ins w:id="2007" w:author="Gregory Koenig" w:date="2019-10-15T23:12:00Z"/>
                <w:rFonts w:ascii="Arial" w:eastAsia="Times New Roman" w:hAnsi="Arial" w:cs="Arial"/>
                <w:b w:val="0"/>
                <w:color w:val="000000"/>
                <w:sz w:val="22"/>
              </w:rPr>
            </w:pPr>
            <w:proofErr w:type="spellStart"/>
            <w:ins w:id="2008" w:author="Gregory Koenig" w:date="2019-10-15T23:12: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w:t>
              </w:r>
            </w:ins>
          </w:p>
        </w:tc>
      </w:tr>
      <w:tr w:rsidR="006A20B6" w:rsidRPr="006A20B6" w14:paraId="1E3C9031" w14:textId="77777777" w:rsidTr="006A20B6">
        <w:trPr>
          <w:trHeight w:val="560"/>
          <w:ins w:id="2009"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4A689974" w14:textId="77777777" w:rsidR="006A20B6" w:rsidRPr="006A20B6" w:rsidRDefault="006A20B6" w:rsidP="006A20B6">
            <w:pPr>
              <w:spacing w:line="240" w:lineRule="auto"/>
              <w:rPr>
                <w:ins w:id="2010" w:author="Gregory Koenig" w:date="2019-10-15T23:12:00Z"/>
                <w:rFonts w:ascii="Arial" w:eastAsia="Times New Roman" w:hAnsi="Arial" w:cs="Arial"/>
                <w:b w:val="0"/>
                <w:color w:val="000000"/>
                <w:sz w:val="22"/>
              </w:rPr>
            </w:pPr>
            <w:ins w:id="2011" w:author="Gregory Koenig" w:date="2019-10-15T23:12:00Z">
              <w:r w:rsidRPr="006A20B6">
                <w:rPr>
                  <w:rFonts w:ascii="Arial" w:eastAsia="Times New Roman" w:hAnsi="Arial" w:cs="Arial"/>
                  <w:b w:val="0"/>
                  <w:color w:val="000000"/>
                  <w:sz w:val="22"/>
                </w:rPr>
                <w:t>Epic</w:t>
              </w:r>
            </w:ins>
          </w:p>
        </w:tc>
        <w:tc>
          <w:tcPr>
            <w:tcW w:w="1000" w:type="dxa"/>
            <w:tcBorders>
              <w:top w:val="nil"/>
              <w:left w:val="nil"/>
              <w:bottom w:val="single" w:sz="4" w:space="0" w:color="000000"/>
              <w:right w:val="single" w:sz="4" w:space="0" w:color="000000"/>
            </w:tcBorders>
            <w:shd w:val="clear" w:color="auto" w:fill="auto"/>
            <w:hideMark/>
          </w:tcPr>
          <w:p w14:paraId="29D3CDE9" w14:textId="77777777" w:rsidR="006A20B6" w:rsidRPr="006A20B6" w:rsidRDefault="006A20B6" w:rsidP="006A20B6">
            <w:pPr>
              <w:spacing w:line="240" w:lineRule="auto"/>
              <w:rPr>
                <w:ins w:id="2012" w:author="Gregory Koenig" w:date="2019-10-15T23:12:00Z"/>
                <w:rFonts w:ascii="Calibri" w:eastAsia="Times New Roman" w:hAnsi="Calibri" w:cs="Calibri"/>
                <w:b w:val="0"/>
                <w:color w:val="0070C0"/>
                <w:sz w:val="22"/>
                <w:u w:val="single"/>
                <w:rPrChange w:id="2013" w:author="Gregory Koenig" w:date="2019-10-15T23:13:00Z">
                  <w:rPr>
                    <w:ins w:id="2014" w:author="Gregory Koenig" w:date="2019-10-15T23:12:00Z"/>
                    <w:rFonts w:ascii="Calibri" w:eastAsia="Times New Roman" w:hAnsi="Calibri" w:cs="Calibri"/>
                    <w:b w:val="0"/>
                    <w:color w:val="0563C1"/>
                    <w:sz w:val="22"/>
                    <w:u w:val="single"/>
                  </w:rPr>
                </w:rPrChange>
              </w:rPr>
            </w:pPr>
            <w:ins w:id="2015" w:author="Gregory Koenig" w:date="2019-10-15T23:12:00Z">
              <w:r w:rsidRPr="006A20B6">
                <w:rPr>
                  <w:rFonts w:ascii="Calibri" w:eastAsia="Times New Roman" w:hAnsi="Calibri" w:cs="Calibri"/>
                  <w:b w:val="0"/>
                  <w:color w:val="0070C0"/>
                  <w:sz w:val="22"/>
                  <w:u w:val="single"/>
                  <w:rPrChange w:id="2016"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2017" w:author="Gregory Koenig" w:date="2019-10-15T23:13:00Z">
                    <w:rPr>
                      <w:rFonts w:ascii="Calibri" w:eastAsia="Times New Roman" w:hAnsi="Calibri" w:cs="Calibri"/>
                      <w:b w:val="0"/>
                      <w:color w:val="0563C1"/>
                      <w:sz w:val="22"/>
                      <w:u w:val="single"/>
                    </w:rPr>
                  </w:rPrChange>
                </w:rPr>
                <w:instrText xml:space="preserve"> HYPERLINK "http://jira.actency.fr/browse/CJDRU-46" </w:instrText>
              </w:r>
              <w:r w:rsidRPr="006A20B6">
                <w:rPr>
                  <w:rFonts w:ascii="Calibri" w:eastAsia="Times New Roman" w:hAnsi="Calibri" w:cs="Calibri"/>
                  <w:b w:val="0"/>
                  <w:color w:val="0070C0"/>
                  <w:sz w:val="22"/>
                  <w:u w:val="single"/>
                  <w:rPrChange w:id="2018"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2019" w:author="Gregory Koenig" w:date="2019-10-15T23:13:00Z">
                    <w:rPr>
                      <w:rStyle w:val="Hyperlink"/>
                      <w:rFonts w:ascii="Calibri" w:eastAsia="Times New Roman" w:hAnsi="Calibri" w:cs="Calibri"/>
                      <w:b w:val="0"/>
                      <w:sz w:val="22"/>
                    </w:rPr>
                  </w:rPrChange>
                </w:rPr>
                <w:t>CJDRU-46</w:t>
              </w:r>
              <w:r w:rsidRPr="006A20B6">
                <w:rPr>
                  <w:rFonts w:ascii="Calibri" w:eastAsia="Times New Roman" w:hAnsi="Calibri" w:cs="Calibri"/>
                  <w:b w:val="0"/>
                  <w:color w:val="0070C0"/>
                  <w:sz w:val="22"/>
                  <w:u w:val="single"/>
                  <w:rPrChange w:id="2020"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3D8F2429" w14:textId="77777777" w:rsidR="006A20B6" w:rsidRPr="006A20B6" w:rsidRDefault="006A20B6" w:rsidP="006A20B6">
            <w:pPr>
              <w:spacing w:line="240" w:lineRule="auto"/>
              <w:rPr>
                <w:ins w:id="2021" w:author="Gregory Koenig" w:date="2019-10-15T23:12:00Z"/>
                <w:rFonts w:ascii="Arial" w:eastAsia="Times New Roman" w:hAnsi="Arial" w:cs="Arial"/>
                <w:b w:val="0"/>
                <w:color w:val="000000"/>
                <w:sz w:val="22"/>
                <w:lang w:val="fr-FR"/>
              </w:rPr>
            </w:pPr>
            <w:ins w:id="2022" w:author="Gregory Koenig" w:date="2019-10-15T23:12:00Z">
              <w:r w:rsidRPr="006A20B6">
                <w:rPr>
                  <w:rFonts w:ascii="Arial" w:eastAsia="Times New Roman" w:hAnsi="Arial" w:cs="Arial"/>
                  <w:b w:val="0"/>
                  <w:color w:val="000000"/>
                  <w:sz w:val="22"/>
                  <w:lang w:val="fr-FR"/>
                </w:rPr>
                <w:t>Organisation des parties</w:t>
              </w:r>
            </w:ins>
          </w:p>
        </w:tc>
        <w:tc>
          <w:tcPr>
            <w:tcW w:w="3920" w:type="dxa"/>
            <w:tcBorders>
              <w:top w:val="nil"/>
              <w:left w:val="nil"/>
              <w:bottom w:val="single" w:sz="4" w:space="0" w:color="000000"/>
              <w:right w:val="single" w:sz="4" w:space="0" w:color="000000"/>
            </w:tcBorders>
            <w:shd w:val="clear" w:color="auto" w:fill="auto"/>
            <w:hideMark/>
          </w:tcPr>
          <w:p w14:paraId="376AFB6F" w14:textId="77777777" w:rsidR="006A20B6" w:rsidRPr="006A20B6" w:rsidRDefault="006A20B6" w:rsidP="006A20B6">
            <w:pPr>
              <w:spacing w:line="240" w:lineRule="auto"/>
              <w:rPr>
                <w:ins w:id="2023" w:author="Gregory Koenig" w:date="2019-10-15T23:12:00Z"/>
                <w:rFonts w:ascii="Arial" w:eastAsia="Times New Roman" w:hAnsi="Arial" w:cs="Arial"/>
                <w:b w:val="0"/>
                <w:color w:val="000000"/>
                <w:sz w:val="22"/>
              </w:rPr>
            </w:pPr>
            <w:ins w:id="2024" w:author="Gregory Koenig" w:date="2019-10-15T23:12:00Z">
              <w:r w:rsidRPr="006A20B6">
                <w:rPr>
                  <w:rFonts w:ascii="Arial" w:eastAsia="Times New Roman" w:hAnsi="Arial" w:cs="Arial"/>
                  <w:b w:val="0"/>
                  <w:color w:val="000000"/>
                  <w:sz w:val="22"/>
                </w:rPr>
                <w:t> </w:t>
              </w:r>
            </w:ins>
          </w:p>
        </w:tc>
      </w:tr>
      <w:tr w:rsidR="006A20B6" w:rsidRPr="006A20B6" w14:paraId="19F72C92" w14:textId="77777777" w:rsidTr="006A20B6">
        <w:trPr>
          <w:trHeight w:val="560"/>
          <w:ins w:id="2025"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14746A7D" w14:textId="77777777" w:rsidR="006A20B6" w:rsidRPr="006A20B6" w:rsidRDefault="006A20B6" w:rsidP="006A20B6">
            <w:pPr>
              <w:spacing w:line="240" w:lineRule="auto"/>
              <w:rPr>
                <w:ins w:id="2026" w:author="Gregory Koenig" w:date="2019-10-15T23:12:00Z"/>
                <w:rFonts w:ascii="Arial" w:eastAsia="Times New Roman" w:hAnsi="Arial" w:cs="Arial"/>
                <w:b w:val="0"/>
                <w:color w:val="000000"/>
                <w:sz w:val="22"/>
              </w:rPr>
            </w:pPr>
            <w:ins w:id="2027" w:author="Gregory Koenig" w:date="2019-10-15T23:12:00Z">
              <w:r w:rsidRPr="006A20B6">
                <w:rPr>
                  <w:rFonts w:ascii="Arial" w:eastAsia="Times New Roman" w:hAnsi="Arial" w:cs="Arial"/>
                  <w:b w:val="0"/>
                  <w:color w:val="000000"/>
                  <w:sz w:val="22"/>
                </w:rPr>
                <w:t>Epic</w:t>
              </w:r>
            </w:ins>
          </w:p>
        </w:tc>
        <w:tc>
          <w:tcPr>
            <w:tcW w:w="1000" w:type="dxa"/>
            <w:tcBorders>
              <w:top w:val="nil"/>
              <w:left w:val="nil"/>
              <w:bottom w:val="single" w:sz="4" w:space="0" w:color="000000"/>
              <w:right w:val="single" w:sz="4" w:space="0" w:color="000000"/>
            </w:tcBorders>
            <w:shd w:val="clear" w:color="auto" w:fill="auto"/>
            <w:hideMark/>
          </w:tcPr>
          <w:p w14:paraId="51260A36" w14:textId="77777777" w:rsidR="006A20B6" w:rsidRPr="006A20B6" w:rsidRDefault="006A20B6" w:rsidP="006A20B6">
            <w:pPr>
              <w:spacing w:line="240" w:lineRule="auto"/>
              <w:rPr>
                <w:ins w:id="2028" w:author="Gregory Koenig" w:date="2019-10-15T23:12:00Z"/>
                <w:rFonts w:ascii="Calibri" w:eastAsia="Times New Roman" w:hAnsi="Calibri" w:cs="Calibri"/>
                <w:b w:val="0"/>
                <w:color w:val="0070C0"/>
                <w:sz w:val="22"/>
                <w:u w:val="single"/>
                <w:rPrChange w:id="2029" w:author="Gregory Koenig" w:date="2019-10-15T23:13:00Z">
                  <w:rPr>
                    <w:ins w:id="2030" w:author="Gregory Koenig" w:date="2019-10-15T23:12:00Z"/>
                    <w:rFonts w:ascii="Calibri" w:eastAsia="Times New Roman" w:hAnsi="Calibri" w:cs="Calibri"/>
                    <w:b w:val="0"/>
                    <w:color w:val="0563C1"/>
                    <w:sz w:val="22"/>
                    <w:u w:val="single"/>
                  </w:rPr>
                </w:rPrChange>
              </w:rPr>
            </w:pPr>
            <w:ins w:id="2031" w:author="Gregory Koenig" w:date="2019-10-15T23:12:00Z">
              <w:r w:rsidRPr="006A20B6">
                <w:rPr>
                  <w:rFonts w:ascii="Calibri" w:eastAsia="Times New Roman" w:hAnsi="Calibri" w:cs="Calibri"/>
                  <w:b w:val="0"/>
                  <w:color w:val="0070C0"/>
                  <w:sz w:val="22"/>
                  <w:u w:val="single"/>
                  <w:rPrChange w:id="2032"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2033" w:author="Gregory Koenig" w:date="2019-10-15T23:13:00Z">
                    <w:rPr>
                      <w:rFonts w:ascii="Calibri" w:eastAsia="Times New Roman" w:hAnsi="Calibri" w:cs="Calibri"/>
                      <w:b w:val="0"/>
                      <w:color w:val="0563C1"/>
                      <w:sz w:val="22"/>
                      <w:u w:val="single"/>
                    </w:rPr>
                  </w:rPrChange>
                </w:rPr>
                <w:instrText xml:space="preserve"> HYPERLINK "http://jira.actency.fr/browse/CJDRU-45" </w:instrText>
              </w:r>
              <w:r w:rsidRPr="006A20B6">
                <w:rPr>
                  <w:rFonts w:ascii="Calibri" w:eastAsia="Times New Roman" w:hAnsi="Calibri" w:cs="Calibri"/>
                  <w:b w:val="0"/>
                  <w:color w:val="0070C0"/>
                  <w:sz w:val="22"/>
                  <w:u w:val="single"/>
                  <w:rPrChange w:id="2034"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2035" w:author="Gregory Koenig" w:date="2019-10-15T23:13:00Z">
                    <w:rPr>
                      <w:rStyle w:val="Hyperlink"/>
                      <w:rFonts w:ascii="Calibri" w:eastAsia="Times New Roman" w:hAnsi="Calibri" w:cs="Calibri"/>
                      <w:b w:val="0"/>
                      <w:sz w:val="22"/>
                    </w:rPr>
                  </w:rPrChange>
                </w:rPr>
                <w:t>CJDRU-45</w:t>
              </w:r>
              <w:r w:rsidRPr="006A20B6">
                <w:rPr>
                  <w:rFonts w:ascii="Calibri" w:eastAsia="Times New Roman" w:hAnsi="Calibri" w:cs="Calibri"/>
                  <w:b w:val="0"/>
                  <w:color w:val="0070C0"/>
                  <w:sz w:val="22"/>
                  <w:u w:val="single"/>
                  <w:rPrChange w:id="2036"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3B629A6D" w14:textId="77777777" w:rsidR="006A20B6" w:rsidRPr="006A20B6" w:rsidRDefault="006A20B6" w:rsidP="006A20B6">
            <w:pPr>
              <w:spacing w:line="240" w:lineRule="auto"/>
              <w:rPr>
                <w:ins w:id="2037" w:author="Gregory Koenig" w:date="2019-10-15T23:12:00Z"/>
                <w:rFonts w:ascii="Arial" w:eastAsia="Times New Roman" w:hAnsi="Arial" w:cs="Arial"/>
                <w:b w:val="0"/>
                <w:color w:val="000000"/>
                <w:sz w:val="22"/>
                <w:lang w:val="fr-FR"/>
              </w:rPr>
            </w:pPr>
            <w:ins w:id="2038" w:author="Gregory Koenig" w:date="2019-10-15T23:12:00Z">
              <w:r w:rsidRPr="006A20B6">
                <w:rPr>
                  <w:rFonts w:ascii="Arial" w:eastAsia="Times New Roman" w:hAnsi="Arial" w:cs="Arial"/>
                  <w:b w:val="0"/>
                  <w:color w:val="000000"/>
                  <w:sz w:val="22"/>
                  <w:lang w:val="fr-FR"/>
                </w:rPr>
                <w:t>Contribution</w:t>
              </w:r>
            </w:ins>
          </w:p>
        </w:tc>
        <w:tc>
          <w:tcPr>
            <w:tcW w:w="3920" w:type="dxa"/>
            <w:tcBorders>
              <w:top w:val="nil"/>
              <w:left w:val="nil"/>
              <w:bottom w:val="single" w:sz="4" w:space="0" w:color="000000"/>
              <w:right w:val="single" w:sz="4" w:space="0" w:color="000000"/>
            </w:tcBorders>
            <w:shd w:val="clear" w:color="auto" w:fill="auto"/>
            <w:hideMark/>
          </w:tcPr>
          <w:p w14:paraId="50CB1526" w14:textId="77777777" w:rsidR="006A20B6" w:rsidRPr="006A20B6" w:rsidRDefault="006A20B6" w:rsidP="006A20B6">
            <w:pPr>
              <w:spacing w:line="240" w:lineRule="auto"/>
              <w:rPr>
                <w:ins w:id="2039" w:author="Gregory Koenig" w:date="2019-10-15T23:12:00Z"/>
                <w:rFonts w:ascii="Arial" w:eastAsia="Times New Roman" w:hAnsi="Arial" w:cs="Arial"/>
                <w:b w:val="0"/>
                <w:color w:val="000000"/>
                <w:sz w:val="22"/>
              </w:rPr>
            </w:pPr>
            <w:ins w:id="2040" w:author="Gregory Koenig" w:date="2019-10-15T23:12:00Z">
              <w:r w:rsidRPr="006A20B6">
                <w:rPr>
                  <w:rFonts w:ascii="Arial" w:eastAsia="Times New Roman" w:hAnsi="Arial" w:cs="Arial"/>
                  <w:b w:val="0"/>
                  <w:color w:val="000000"/>
                  <w:sz w:val="22"/>
                </w:rPr>
                <w:t> </w:t>
              </w:r>
            </w:ins>
          </w:p>
        </w:tc>
      </w:tr>
      <w:tr w:rsidR="006A20B6" w:rsidRPr="006A20B6" w14:paraId="60B93300" w14:textId="77777777" w:rsidTr="006A20B6">
        <w:trPr>
          <w:trHeight w:val="560"/>
          <w:ins w:id="2041"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3A75A7BE" w14:textId="77777777" w:rsidR="006A20B6" w:rsidRPr="006A20B6" w:rsidRDefault="006A20B6" w:rsidP="006A20B6">
            <w:pPr>
              <w:spacing w:line="240" w:lineRule="auto"/>
              <w:rPr>
                <w:ins w:id="2042" w:author="Gregory Koenig" w:date="2019-10-15T23:12:00Z"/>
                <w:rFonts w:ascii="Arial" w:eastAsia="Times New Roman" w:hAnsi="Arial" w:cs="Arial"/>
                <w:b w:val="0"/>
                <w:color w:val="000000"/>
                <w:sz w:val="22"/>
              </w:rPr>
            </w:pPr>
            <w:ins w:id="2043" w:author="Gregory Koenig" w:date="2019-10-15T23:12:00Z">
              <w:r w:rsidRPr="006A20B6">
                <w:rPr>
                  <w:rFonts w:ascii="Arial" w:eastAsia="Times New Roman" w:hAnsi="Arial" w:cs="Arial"/>
                  <w:b w:val="0"/>
                  <w:color w:val="000000"/>
                  <w:sz w:val="22"/>
                </w:rPr>
                <w:t>Epic</w:t>
              </w:r>
            </w:ins>
          </w:p>
        </w:tc>
        <w:tc>
          <w:tcPr>
            <w:tcW w:w="1000" w:type="dxa"/>
            <w:tcBorders>
              <w:top w:val="nil"/>
              <w:left w:val="nil"/>
              <w:bottom w:val="single" w:sz="4" w:space="0" w:color="000000"/>
              <w:right w:val="single" w:sz="4" w:space="0" w:color="000000"/>
            </w:tcBorders>
            <w:shd w:val="clear" w:color="auto" w:fill="auto"/>
            <w:hideMark/>
          </w:tcPr>
          <w:p w14:paraId="4EB10189" w14:textId="77777777" w:rsidR="006A20B6" w:rsidRPr="006A20B6" w:rsidRDefault="006A20B6" w:rsidP="006A20B6">
            <w:pPr>
              <w:spacing w:line="240" w:lineRule="auto"/>
              <w:rPr>
                <w:ins w:id="2044" w:author="Gregory Koenig" w:date="2019-10-15T23:12:00Z"/>
                <w:rFonts w:ascii="Calibri" w:eastAsia="Times New Roman" w:hAnsi="Calibri" w:cs="Calibri"/>
                <w:b w:val="0"/>
                <w:color w:val="0070C0"/>
                <w:sz w:val="22"/>
                <w:u w:val="single"/>
                <w:rPrChange w:id="2045" w:author="Gregory Koenig" w:date="2019-10-15T23:13:00Z">
                  <w:rPr>
                    <w:ins w:id="2046" w:author="Gregory Koenig" w:date="2019-10-15T23:12:00Z"/>
                    <w:rFonts w:ascii="Calibri" w:eastAsia="Times New Roman" w:hAnsi="Calibri" w:cs="Calibri"/>
                    <w:b w:val="0"/>
                    <w:color w:val="0563C1"/>
                    <w:sz w:val="22"/>
                    <w:u w:val="single"/>
                  </w:rPr>
                </w:rPrChange>
              </w:rPr>
            </w:pPr>
            <w:ins w:id="2047" w:author="Gregory Koenig" w:date="2019-10-15T23:12:00Z">
              <w:r w:rsidRPr="006A20B6">
                <w:rPr>
                  <w:rFonts w:ascii="Calibri" w:eastAsia="Times New Roman" w:hAnsi="Calibri" w:cs="Calibri"/>
                  <w:b w:val="0"/>
                  <w:color w:val="0070C0"/>
                  <w:sz w:val="22"/>
                  <w:u w:val="single"/>
                  <w:rPrChange w:id="2048"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2049" w:author="Gregory Koenig" w:date="2019-10-15T23:13:00Z">
                    <w:rPr>
                      <w:rFonts w:ascii="Calibri" w:eastAsia="Times New Roman" w:hAnsi="Calibri" w:cs="Calibri"/>
                      <w:b w:val="0"/>
                      <w:color w:val="0563C1"/>
                      <w:sz w:val="22"/>
                      <w:u w:val="single"/>
                    </w:rPr>
                  </w:rPrChange>
                </w:rPr>
                <w:instrText xml:space="preserve"> HYPERLINK "http://jira.actency.fr/browse/CJDRU-44" </w:instrText>
              </w:r>
              <w:r w:rsidRPr="006A20B6">
                <w:rPr>
                  <w:rFonts w:ascii="Calibri" w:eastAsia="Times New Roman" w:hAnsi="Calibri" w:cs="Calibri"/>
                  <w:b w:val="0"/>
                  <w:color w:val="0070C0"/>
                  <w:sz w:val="22"/>
                  <w:u w:val="single"/>
                  <w:rPrChange w:id="2050"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2051" w:author="Gregory Koenig" w:date="2019-10-15T23:13:00Z">
                    <w:rPr>
                      <w:rStyle w:val="Hyperlink"/>
                      <w:rFonts w:ascii="Calibri" w:eastAsia="Times New Roman" w:hAnsi="Calibri" w:cs="Calibri"/>
                      <w:b w:val="0"/>
                      <w:sz w:val="22"/>
                    </w:rPr>
                  </w:rPrChange>
                </w:rPr>
                <w:t>CJDRU-44</w:t>
              </w:r>
              <w:r w:rsidRPr="006A20B6">
                <w:rPr>
                  <w:rFonts w:ascii="Calibri" w:eastAsia="Times New Roman" w:hAnsi="Calibri" w:cs="Calibri"/>
                  <w:b w:val="0"/>
                  <w:color w:val="0070C0"/>
                  <w:sz w:val="22"/>
                  <w:u w:val="single"/>
                  <w:rPrChange w:id="2052"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7794B29E" w14:textId="77777777" w:rsidR="006A20B6" w:rsidRPr="006A20B6" w:rsidRDefault="006A20B6" w:rsidP="006A20B6">
            <w:pPr>
              <w:spacing w:line="240" w:lineRule="auto"/>
              <w:rPr>
                <w:ins w:id="2053" w:author="Gregory Koenig" w:date="2019-10-15T23:12:00Z"/>
                <w:rFonts w:ascii="Arial" w:eastAsia="Times New Roman" w:hAnsi="Arial" w:cs="Arial"/>
                <w:b w:val="0"/>
                <w:color w:val="000000"/>
                <w:sz w:val="22"/>
                <w:lang w:val="fr-FR"/>
              </w:rPr>
            </w:pPr>
            <w:ins w:id="2054" w:author="Gregory Koenig" w:date="2019-10-15T23:12:00Z">
              <w:r w:rsidRPr="006A20B6">
                <w:rPr>
                  <w:rFonts w:ascii="Arial" w:eastAsia="Times New Roman" w:hAnsi="Arial" w:cs="Arial"/>
                  <w:b w:val="0"/>
                  <w:color w:val="000000"/>
                  <w:sz w:val="22"/>
                  <w:lang w:val="fr-FR"/>
                </w:rPr>
                <w:t>Forums</w:t>
              </w:r>
            </w:ins>
          </w:p>
        </w:tc>
        <w:tc>
          <w:tcPr>
            <w:tcW w:w="3920" w:type="dxa"/>
            <w:tcBorders>
              <w:top w:val="nil"/>
              <w:left w:val="nil"/>
              <w:bottom w:val="single" w:sz="4" w:space="0" w:color="000000"/>
              <w:right w:val="single" w:sz="4" w:space="0" w:color="000000"/>
            </w:tcBorders>
            <w:shd w:val="clear" w:color="auto" w:fill="auto"/>
            <w:hideMark/>
          </w:tcPr>
          <w:p w14:paraId="1E954D0A" w14:textId="77777777" w:rsidR="006A20B6" w:rsidRPr="006A20B6" w:rsidRDefault="006A20B6" w:rsidP="006A20B6">
            <w:pPr>
              <w:spacing w:line="240" w:lineRule="auto"/>
              <w:rPr>
                <w:ins w:id="2055" w:author="Gregory Koenig" w:date="2019-10-15T23:12:00Z"/>
                <w:rFonts w:ascii="Arial" w:eastAsia="Times New Roman" w:hAnsi="Arial" w:cs="Arial"/>
                <w:b w:val="0"/>
                <w:color w:val="000000"/>
                <w:sz w:val="22"/>
              </w:rPr>
            </w:pPr>
            <w:ins w:id="2056" w:author="Gregory Koenig" w:date="2019-10-15T23:12:00Z">
              <w:r w:rsidRPr="006A20B6">
                <w:rPr>
                  <w:rFonts w:ascii="Arial" w:eastAsia="Times New Roman" w:hAnsi="Arial" w:cs="Arial"/>
                  <w:b w:val="0"/>
                  <w:color w:val="000000"/>
                  <w:sz w:val="22"/>
                </w:rPr>
                <w:t> </w:t>
              </w:r>
            </w:ins>
          </w:p>
        </w:tc>
      </w:tr>
      <w:tr w:rsidR="006A20B6" w:rsidRPr="006A20B6" w14:paraId="00F66653" w14:textId="77777777" w:rsidTr="006A20B6">
        <w:trPr>
          <w:trHeight w:val="560"/>
          <w:ins w:id="2057"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3BE673F2" w14:textId="77777777" w:rsidR="006A20B6" w:rsidRPr="006A20B6" w:rsidRDefault="006A20B6" w:rsidP="006A20B6">
            <w:pPr>
              <w:spacing w:line="240" w:lineRule="auto"/>
              <w:rPr>
                <w:ins w:id="2058" w:author="Gregory Koenig" w:date="2019-10-15T23:12:00Z"/>
                <w:rFonts w:ascii="Arial" w:eastAsia="Times New Roman" w:hAnsi="Arial" w:cs="Arial"/>
                <w:b w:val="0"/>
                <w:color w:val="000000"/>
                <w:sz w:val="22"/>
              </w:rPr>
            </w:pPr>
            <w:ins w:id="2059" w:author="Gregory Koenig" w:date="2019-10-15T23:12:00Z">
              <w:r w:rsidRPr="006A20B6">
                <w:rPr>
                  <w:rFonts w:ascii="Arial" w:eastAsia="Times New Roman" w:hAnsi="Arial" w:cs="Arial"/>
                  <w:b w:val="0"/>
                  <w:color w:val="000000"/>
                  <w:sz w:val="22"/>
                </w:rPr>
                <w:t>Epic</w:t>
              </w:r>
            </w:ins>
          </w:p>
        </w:tc>
        <w:tc>
          <w:tcPr>
            <w:tcW w:w="1000" w:type="dxa"/>
            <w:tcBorders>
              <w:top w:val="nil"/>
              <w:left w:val="nil"/>
              <w:bottom w:val="single" w:sz="4" w:space="0" w:color="000000"/>
              <w:right w:val="single" w:sz="4" w:space="0" w:color="000000"/>
            </w:tcBorders>
            <w:shd w:val="clear" w:color="auto" w:fill="auto"/>
            <w:hideMark/>
          </w:tcPr>
          <w:p w14:paraId="12FAE8CD" w14:textId="77777777" w:rsidR="006A20B6" w:rsidRPr="006A20B6" w:rsidRDefault="006A20B6" w:rsidP="006A20B6">
            <w:pPr>
              <w:spacing w:line="240" w:lineRule="auto"/>
              <w:rPr>
                <w:ins w:id="2060" w:author="Gregory Koenig" w:date="2019-10-15T23:12:00Z"/>
                <w:rFonts w:ascii="Calibri" w:eastAsia="Times New Roman" w:hAnsi="Calibri" w:cs="Calibri"/>
                <w:b w:val="0"/>
                <w:color w:val="0070C0"/>
                <w:sz w:val="22"/>
                <w:u w:val="single"/>
                <w:rPrChange w:id="2061" w:author="Gregory Koenig" w:date="2019-10-15T23:13:00Z">
                  <w:rPr>
                    <w:ins w:id="2062" w:author="Gregory Koenig" w:date="2019-10-15T23:12:00Z"/>
                    <w:rFonts w:ascii="Calibri" w:eastAsia="Times New Roman" w:hAnsi="Calibri" w:cs="Calibri"/>
                    <w:b w:val="0"/>
                    <w:color w:val="0563C1"/>
                    <w:sz w:val="22"/>
                    <w:u w:val="single"/>
                  </w:rPr>
                </w:rPrChange>
              </w:rPr>
            </w:pPr>
            <w:ins w:id="2063" w:author="Gregory Koenig" w:date="2019-10-15T23:12:00Z">
              <w:r w:rsidRPr="006A20B6">
                <w:rPr>
                  <w:rFonts w:ascii="Calibri" w:eastAsia="Times New Roman" w:hAnsi="Calibri" w:cs="Calibri"/>
                  <w:b w:val="0"/>
                  <w:color w:val="0070C0"/>
                  <w:sz w:val="22"/>
                  <w:u w:val="single"/>
                  <w:rPrChange w:id="2064"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2065" w:author="Gregory Koenig" w:date="2019-10-15T23:13:00Z">
                    <w:rPr>
                      <w:rFonts w:ascii="Calibri" w:eastAsia="Times New Roman" w:hAnsi="Calibri" w:cs="Calibri"/>
                      <w:b w:val="0"/>
                      <w:color w:val="0563C1"/>
                      <w:sz w:val="22"/>
                      <w:u w:val="single"/>
                    </w:rPr>
                  </w:rPrChange>
                </w:rPr>
                <w:instrText xml:space="preserve"> HYPERLINK "http://jira.actency.fr/browse/CJDRU-43" </w:instrText>
              </w:r>
              <w:r w:rsidRPr="006A20B6">
                <w:rPr>
                  <w:rFonts w:ascii="Calibri" w:eastAsia="Times New Roman" w:hAnsi="Calibri" w:cs="Calibri"/>
                  <w:b w:val="0"/>
                  <w:color w:val="0070C0"/>
                  <w:sz w:val="22"/>
                  <w:u w:val="single"/>
                  <w:rPrChange w:id="2066"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2067" w:author="Gregory Koenig" w:date="2019-10-15T23:13:00Z">
                    <w:rPr>
                      <w:rStyle w:val="Hyperlink"/>
                      <w:rFonts w:ascii="Calibri" w:eastAsia="Times New Roman" w:hAnsi="Calibri" w:cs="Calibri"/>
                      <w:b w:val="0"/>
                      <w:sz w:val="22"/>
                    </w:rPr>
                  </w:rPrChange>
                </w:rPr>
                <w:t>CJDRU-43</w:t>
              </w:r>
              <w:r w:rsidRPr="006A20B6">
                <w:rPr>
                  <w:rFonts w:ascii="Calibri" w:eastAsia="Times New Roman" w:hAnsi="Calibri" w:cs="Calibri"/>
                  <w:b w:val="0"/>
                  <w:color w:val="0070C0"/>
                  <w:sz w:val="22"/>
                  <w:u w:val="single"/>
                  <w:rPrChange w:id="2068"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3EC1CACD" w14:textId="77777777" w:rsidR="006A20B6" w:rsidRPr="006A20B6" w:rsidRDefault="006A20B6" w:rsidP="006A20B6">
            <w:pPr>
              <w:spacing w:line="240" w:lineRule="auto"/>
              <w:rPr>
                <w:ins w:id="2069" w:author="Gregory Koenig" w:date="2019-10-15T23:12:00Z"/>
                <w:rFonts w:ascii="Arial" w:eastAsia="Times New Roman" w:hAnsi="Arial" w:cs="Arial"/>
                <w:b w:val="0"/>
                <w:color w:val="000000"/>
                <w:sz w:val="22"/>
                <w:lang w:val="fr-FR"/>
              </w:rPr>
            </w:pPr>
            <w:ins w:id="2070" w:author="Gregory Koenig" w:date="2019-10-15T23:12:00Z">
              <w:r w:rsidRPr="006A20B6">
                <w:rPr>
                  <w:rFonts w:ascii="Arial" w:eastAsia="Times New Roman" w:hAnsi="Arial" w:cs="Arial"/>
                  <w:b w:val="0"/>
                  <w:color w:val="000000"/>
                  <w:sz w:val="22"/>
                  <w:lang w:val="fr-FR"/>
                </w:rPr>
                <w:t>Compte utilisateur</w:t>
              </w:r>
            </w:ins>
          </w:p>
        </w:tc>
        <w:tc>
          <w:tcPr>
            <w:tcW w:w="3920" w:type="dxa"/>
            <w:tcBorders>
              <w:top w:val="nil"/>
              <w:left w:val="nil"/>
              <w:bottom w:val="single" w:sz="4" w:space="0" w:color="000000"/>
              <w:right w:val="single" w:sz="4" w:space="0" w:color="000000"/>
            </w:tcBorders>
            <w:shd w:val="clear" w:color="auto" w:fill="auto"/>
            <w:hideMark/>
          </w:tcPr>
          <w:p w14:paraId="2B8DFB82" w14:textId="77777777" w:rsidR="006A20B6" w:rsidRPr="006A20B6" w:rsidRDefault="006A20B6" w:rsidP="006A20B6">
            <w:pPr>
              <w:spacing w:line="240" w:lineRule="auto"/>
              <w:rPr>
                <w:ins w:id="2071" w:author="Gregory Koenig" w:date="2019-10-15T23:12:00Z"/>
                <w:rFonts w:ascii="Arial" w:eastAsia="Times New Roman" w:hAnsi="Arial" w:cs="Arial"/>
                <w:b w:val="0"/>
                <w:color w:val="000000"/>
                <w:sz w:val="22"/>
              </w:rPr>
            </w:pPr>
            <w:ins w:id="2072" w:author="Gregory Koenig" w:date="2019-10-15T23:12:00Z">
              <w:r w:rsidRPr="006A20B6">
                <w:rPr>
                  <w:rFonts w:ascii="Arial" w:eastAsia="Times New Roman" w:hAnsi="Arial" w:cs="Arial"/>
                  <w:b w:val="0"/>
                  <w:color w:val="000000"/>
                  <w:sz w:val="22"/>
                </w:rPr>
                <w:t> </w:t>
              </w:r>
            </w:ins>
          </w:p>
        </w:tc>
      </w:tr>
      <w:tr w:rsidR="006A20B6" w:rsidRPr="006A20B6" w14:paraId="37C5C0FC" w14:textId="77777777" w:rsidTr="006A20B6">
        <w:trPr>
          <w:trHeight w:val="560"/>
          <w:ins w:id="2073" w:author="Gregory Koenig" w:date="2019-10-15T23:12:00Z"/>
        </w:trPr>
        <w:tc>
          <w:tcPr>
            <w:tcW w:w="1280" w:type="dxa"/>
            <w:tcBorders>
              <w:top w:val="nil"/>
              <w:left w:val="single" w:sz="4" w:space="0" w:color="000000"/>
              <w:bottom w:val="single" w:sz="4" w:space="0" w:color="000000"/>
              <w:right w:val="single" w:sz="4" w:space="0" w:color="000000"/>
            </w:tcBorders>
            <w:shd w:val="clear" w:color="auto" w:fill="auto"/>
            <w:hideMark/>
          </w:tcPr>
          <w:p w14:paraId="07C02532" w14:textId="77777777" w:rsidR="006A20B6" w:rsidRPr="006A20B6" w:rsidRDefault="006A20B6" w:rsidP="006A20B6">
            <w:pPr>
              <w:spacing w:line="240" w:lineRule="auto"/>
              <w:rPr>
                <w:ins w:id="2074" w:author="Gregory Koenig" w:date="2019-10-15T23:12:00Z"/>
                <w:rFonts w:ascii="Arial" w:eastAsia="Times New Roman" w:hAnsi="Arial" w:cs="Arial"/>
                <w:b w:val="0"/>
                <w:color w:val="000000"/>
                <w:sz w:val="22"/>
              </w:rPr>
            </w:pPr>
            <w:ins w:id="2075" w:author="Gregory Koenig" w:date="2019-10-15T23:12: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715F94A0" w14:textId="77777777" w:rsidR="006A20B6" w:rsidRPr="006A20B6" w:rsidRDefault="006A20B6" w:rsidP="006A20B6">
            <w:pPr>
              <w:spacing w:line="240" w:lineRule="auto"/>
              <w:rPr>
                <w:ins w:id="2076" w:author="Gregory Koenig" w:date="2019-10-15T23:12:00Z"/>
                <w:rFonts w:ascii="Calibri" w:eastAsia="Times New Roman" w:hAnsi="Calibri" w:cs="Calibri"/>
                <w:b w:val="0"/>
                <w:color w:val="0070C0"/>
                <w:sz w:val="22"/>
                <w:u w:val="single"/>
                <w:rPrChange w:id="2077" w:author="Gregory Koenig" w:date="2019-10-15T23:13:00Z">
                  <w:rPr>
                    <w:ins w:id="2078" w:author="Gregory Koenig" w:date="2019-10-15T23:12:00Z"/>
                    <w:rFonts w:ascii="Calibri" w:eastAsia="Times New Roman" w:hAnsi="Calibri" w:cs="Calibri"/>
                    <w:b w:val="0"/>
                    <w:color w:val="0563C1"/>
                    <w:sz w:val="22"/>
                    <w:u w:val="single"/>
                  </w:rPr>
                </w:rPrChange>
              </w:rPr>
            </w:pPr>
            <w:ins w:id="2079" w:author="Gregory Koenig" w:date="2019-10-15T23:12:00Z">
              <w:r w:rsidRPr="006A20B6">
                <w:rPr>
                  <w:rFonts w:ascii="Calibri" w:eastAsia="Times New Roman" w:hAnsi="Calibri" w:cs="Calibri"/>
                  <w:b w:val="0"/>
                  <w:color w:val="0070C0"/>
                  <w:sz w:val="22"/>
                  <w:u w:val="single"/>
                  <w:rPrChange w:id="2080" w:author="Gregory Koenig" w:date="2019-10-15T23:13:00Z">
                    <w:rPr>
                      <w:rFonts w:ascii="Calibri" w:eastAsia="Times New Roman" w:hAnsi="Calibri" w:cs="Calibri"/>
                      <w:b w:val="0"/>
                      <w:color w:val="0563C1"/>
                      <w:sz w:val="22"/>
                      <w:u w:val="single"/>
                    </w:rPr>
                  </w:rPrChange>
                </w:rPr>
                <w:fldChar w:fldCharType="begin"/>
              </w:r>
              <w:r w:rsidRPr="006A20B6">
                <w:rPr>
                  <w:rFonts w:ascii="Calibri" w:eastAsia="Times New Roman" w:hAnsi="Calibri" w:cs="Calibri"/>
                  <w:b w:val="0"/>
                  <w:color w:val="0070C0"/>
                  <w:sz w:val="22"/>
                  <w:u w:val="single"/>
                  <w:rPrChange w:id="2081" w:author="Gregory Koenig" w:date="2019-10-15T23:13:00Z">
                    <w:rPr>
                      <w:rFonts w:ascii="Calibri" w:eastAsia="Times New Roman" w:hAnsi="Calibri" w:cs="Calibri"/>
                      <w:b w:val="0"/>
                      <w:color w:val="0563C1"/>
                      <w:sz w:val="22"/>
                      <w:u w:val="single"/>
                    </w:rPr>
                  </w:rPrChange>
                </w:rPr>
                <w:instrText xml:space="preserve"> HYPERLINK "http://jira.actency.fr/browse/CJDRU-42" </w:instrText>
              </w:r>
              <w:r w:rsidRPr="006A20B6">
                <w:rPr>
                  <w:rFonts w:ascii="Calibri" w:eastAsia="Times New Roman" w:hAnsi="Calibri" w:cs="Calibri"/>
                  <w:b w:val="0"/>
                  <w:color w:val="0070C0"/>
                  <w:sz w:val="22"/>
                  <w:u w:val="single"/>
                  <w:rPrChange w:id="2082" w:author="Gregory Koenig" w:date="2019-10-15T23:13:00Z">
                    <w:rPr>
                      <w:rFonts w:ascii="Calibri" w:eastAsia="Times New Roman" w:hAnsi="Calibri" w:cs="Calibri"/>
                      <w:b w:val="0"/>
                      <w:color w:val="0563C1"/>
                      <w:sz w:val="22"/>
                      <w:u w:val="single"/>
                    </w:rPr>
                  </w:rPrChange>
                </w:rPr>
                <w:fldChar w:fldCharType="separate"/>
              </w:r>
              <w:r w:rsidRPr="006A20B6">
                <w:rPr>
                  <w:rStyle w:val="Hyperlink"/>
                  <w:rFonts w:ascii="Calibri" w:eastAsia="Times New Roman" w:hAnsi="Calibri" w:cs="Calibri"/>
                  <w:b w:val="0"/>
                  <w:color w:val="0070C0"/>
                  <w:sz w:val="22"/>
                  <w:rPrChange w:id="2083" w:author="Gregory Koenig" w:date="2019-10-15T23:13:00Z">
                    <w:rPr>
                      <w:rStyle w:val="Hyperlink"/>
                      <w:rFonts w:ascii="Calibri" w:eastAsia="Times New Roman" w:hAnsi="Calibri" w:cs="Calibri"/>
                      <w:b w:val="0"/>
                      <w:sz w:val="22"/>
                    </w:rPr>
                  </w:rPrChange>
                </w:rPr>
                <w:t>CJDRU-42</w:t>
              </w:r>
              <w:r w:rsidRPr="006A20B6">
                <w:rPr>
                  <w:rFonts w:ascii="Calibri" w:eastAsia="Times New Roman" w:hAnsi="Calibri" w:cs="Calibri"/>
                  <w:b w:val="0"/>
                  <w:color w:val="0070C0"/>
                  <w:sz w:val="22"/>
                  <w:u w:val="single"/>
                  <w:rPrChange w:id="2084" w:author="Gregory Koenig" w:date="2019-10-15T23:13:00Z">
                    <w:rPr>
                      <w:rFonts w:ascii="Calibri" w:eastAsia="Times New Roman" w:hAnsi="Calibri" w:cs="Calibri"/>
                      <w:b w:val="0"/>
                      <w:color w:val="0563C1"/>
                      <w:sz w:val="22"/>
                      <w:u w:val="single"/>
                    </w:rPr>
                  </w:rPrChang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7AD5C2EF" w14:textId="77777777" w:rsidR="006A20B6" w:rsidRPr="006A20B6" w:rsidRDefault="006A20B6" w:rsidP="006A20B6">
            <w:pPr>
              <w:spacing w:line="240" w:lineRule="auto"/>
              <w:rPr>
                <w:ins w:id="2085" w:author="Gregory Koenig" w:date="2019-10-15T23:12:00Z"/>
                <w:rFonts w:ascii="Arial" w:eastAsia="Times New Roman" w:hAnsi="Arial" w:cs="Arial"/>
                <w:b w:val="0"/>
                <w:color w:val="000000"/>
                <w:sz w:val="22"/>
                <w:lang w:val="fr-FR"/>
              </w:rPr>
            </w:pPr>
            <w:ins w:id="2086" w:author="Gregory Koenig" w:date="2019-10-15T23:12:00Z">
              <w:r w:rsidRPr="006A20B6">
                <w:rPr>
                  <w:rFonts w:ascii="Arial" w:eastAsia="Times New Roman" w:hAnsi="Arial" w:cs="Arial"/>
                  <w:b w:val="0"/>
                  <w:color w:val="000000"/>
                  <w:sz w:val="22"/>
                  <w:lang w:val="fr-FR"/>
                </w:rPr>
                <w:t>En tant que modérateur, je souhaite pouvoir valider la composition finale des parties d'après celles proposées pour les statistiques de chaque joueur</w:t>
              </w:r>
            </w:ins>
          </w:p>
        </w:tc>
        <w:tc>
          <w:tcPr>
            <w:tcW w:w="3920" w:type="dxa"/>
            <w:tcBorders>
              <w:top w:val="nil"/>
              <w:left w:val="nil"/>
              <w:bottom w:val="single" w:sz="4" w:space="0" w:color="000000"/>
              <w:right w:val="single" w:sz="4" w:space="0" w:color="000000"/>
            </w:tcBorders>
            <w:shd w:val="clear" w:color="auto" w:fill="auto"/>
            <w:hideMark/>
          </w:tcPr>
          <w:p w14:paraId="75A43658" w14:textId="77777777" w:rsidR="006A20B6" w:rsidRPr="006A20B6" w:rsidRDefault="006A20B6" w:rsidP="006A20B6">
            <w:pPr>
              <w:spacing w:line="240" w:lineRule="auto"/>
              <w:rPr>
                <w:ins w:id="2087" w:author="Gregory Koenig" w:date="2019-10-15T23:12:00Z"/>
                <w:rFonts w:ascii="Arial" w:eastAsia="Times New Roman" w:hAnsi="Arial" w:cs="Arial"/>
                <w:b w:val="0"/>
                <w:color w:val="000000"/>
                <w:sz w:val="22"/>
                <w:lang w:val="fr-FR"/>
                <w:rPrChange w:id="2088" w:author="Gregory Koenig" w:date="2019-10-15T23:12:00Z">
                  <w:rPr>
                    <w:ins w:id="2089" w:author="Gregory Koenig" w:date="2019-10-15T23:12:00Z"/>
                    <w:rFonts w:ascii="Arial" w:eastAsia="Times New Roman" w:hAnsi="Arial" w:cs="Arial"/>
                    <w:b w:val="0"/>
                    <w:color w:val="000000"/>
                    <w:sz w:val="22"/>
                  </w:rPr>
                </w:rPrChange>
              </w:rPr>
            </w:pPr>
            <w:ins w:id="2090" w:author="Gregory Koenig" w:date="2019-10-15T23:12:00Z">
              <w:r w:rsidRPr="006A20B6">
                <w:rPr>
                  <w:rFonts w:ascii="Arial" w:eastAsia="Times New Roman" w:hAnsi="Arial" w:cs="Arial"/>
                  <w:b w:val="0"/>
                  <w:color w:val="000000"/>
                  <w:sz w:val="22"/>
                  <w:lang w:val="fr-FR"/>
                  <w:rPrChange w:id="2091" w:author="Gregory Koenig" w:date="2019-10-15T23:12:00Z">
                    <w:rPr>
                      <w:rFonts w:ascii="Arial" w:eastAsia="Times New Roman" w:hAnsi="Arial" w:cs="Arial"/>
                      <w:b w:val="0"/>
                      <w:color w:val="000000"/>
                      <w:sz w:val="22"/>
                    </w:rPr>
                  </w:rPrChange>
                </w:rPr>
                <w:t> </w:t>
              </w:r>
            </w:ins>
          </w:p>
        </w:tc>
      </w:tr>
    </w:tbl>
    <w:p w14:paraId="2838B036" w14:textId="511EFB93" w:rsidR="006A20B6" w:rsidRDefault="006A20B6">
      <w:pPr>
        <w:rPr>
          <w:ins w:id="2092" w:author="Gregory Koenig" w:date="2019-10-15T23:12:00Z"/>
          <w:lang w:val="fr-FR"/>
        </w:rPr>
      </w:pPr>
    </w:p>
    <w:p w14:paraId="2CA61244" w14:textId="77777777" w:rsidR="006A20B6" w:rsidRDefault="006A20B6">
      <w:pPr>
        <w:spacing w:after="200"/>
        <w:rPr>
          <w:ins w:id="2093" w:author="Gregory Koenig" w:date="2019-10-15T23:12:00Z"/>
          <w:lang w:val="fr-FR"/>
        </w:rPr>
      </w:pPr>
      <w:ins w:id="2094" w:author="Gregory Koenig" w:date="2019-10-15T23:12:00Z">
        <w:r>
          <w:rPr>
            <w:lang w:val="fr-FR"/>
          </w:rPr>
          <w:br w:type="page"/>
        </w:r>
      </w:ins>
    </w:p>
    <w:tbl>
      <w:tblPr>
        <w:tblW w:w="10120" w:type="dxa"/>
        <w:tblLook w:val="04A0" w:firstRow="1" w:lastRow="0" w:firstColumn="1" w:lastColumn="0" w:noHBand="0" w:noVBand="1"/>
      </w:tblPr>
      <w:tblGrid>
        <w:gridCol w:w="1280"/>
        <w:gridCol w:w="1000"/>
        <w:gridCol w:w="3920"/>
        <w:gridCol w:w="3920"/>
      </w:tblGrid>
      <w:tr w:rsidR="006A20B6" w:rsidRPr="006A20B6" w14:paraId="0E71DAEA" w14:textId="77777777" w:rsidTr="006A20B6">
        <w:trPr>
          <w:trHeight w:val="840"/>
          <w:ins w:id="2095" w:author="Gregory Koenig" w:date="2019-10-15T23:13:00Z"/>
        </w:trPr>
        <w:tc>
          <w:tcPr>
            <w:tcW w:w="1280" w:type="dxa"/>
            <w:tcBorders>
              <w:top w:val="single" w:sz="4" w:space="0" w:color="000000"/>
              <w:left w:val="single" w:sz="4" w:space="0" w:color="000000"/>
              <w:bottom w:val="single" w:sz="4" w:space="0" w:color="000000"/>
              <w:right w:val="single" w:sz="4" w:space="0" w:color="000000"/>
            </w:tcBorders>
            <w:shd w:val="clear" w:color="auto" w:fill="auto"/>
            <w:hideMark/>
          </w:tcPr>
          <w:p w14:paraId="283BB057" w14:textId="77777777" w:rsidR="006A20B6" w:rsidRPr="006A20B6" w:rsidRDefault="006A20B6" w:rsidP="006A20B6">
            <w:pPr>
              <w:spacing w:line="240" w:lineRule="auto"/>
              <w:rPr>
                <w:ins w:id="2096" w:author="Gregory Koenig" w:date="2019-10-15T23:13:00Z"/>
                <w:rFonts w:ascii="Arial" w:eastAsia="Times New Roman" w:hAnsi="Arial" w:cs="Arial"/>
                <w:b w:val="0"/>
                <w:color w:val="000000"/>
                <w:sz w:val="22"/>
              </w:rPr>
            </w:pPr>
            <w:ins w:id="2097" w:author="Gregory Koenig" w:date="2019-10-15T23:13:00Z">
              <w:r w:rsidRPr="006A20B6">
                <w:rPr>
                  <w:rFonts w:ascii="Arial" w:eastAsia="Times New Roman" w:hAnsi="Arial" w:cs="Arial"/>
                  <w:b w:val="0"/>
                  <w:color w:val="000000"/>
                  <w:sz w:val="22"/>
                </w:rPr>
                <w:lastRenderedPageBreak/>
                <w:t>User Story</w:t>
              </w:r>
            </w:ins>
          </w:p>
        </w:tc>
        <w:tc>
          <w:tcPr>
            <w:tcW w:w="1000" w:type="dxa"/>
            <w:tcBorders>
              <w:top w:val="single" w:sz="4" w:space="0" w:color="000000"/>
              <w:left w:val="nil"/>
              <w:bottom w:val="single" w:sz="4" w:space="0" w:color="000000"/>
              <w:right w:val="single" w:sz="4" w:space="0" w:color="000000"/>
            </w:tcBorders>
            <w:shd w:val="clear" w:color="auto" w:fill="auto"/>
            <w:hideMark/>
          </w:tcPr>
          <w:p w14:paraId="14E8B52D" w14:textId="77777777" w:rsidR="006A20B6" w:rsidRPr="006A20B6" w:rsidRDefault="006A20B6" w:rsidP="006A20B6">
            <w:pPr>
              <w:spacing w:line="240" w:lineRule="auto"/>
              <w:rPr>
                <w:ins w:id="2098" w:author="Gregory Koenig" w:date="2019-10-15T23:13:00Z"/>
                <w:rFonts w:ascii="Calibri" w:eastAsia="Times New Roman" w:hAnsi="Calibri" w:cs="Calibri"/>
                <w:b w:val="0"/>
                <w:color w:val="0563C1"/>
                <w:sz w:val="22"/>
                <w:u w:val="single"/>
              </w:rPr>
            </w:pPr>
            <w:ins w:id="2099" w:author="Gregory Koenig" w:date="2019-10-15T23:13: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"http://jira.actency.fr/browse/CJDRU-41"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CJDRU-41</w:t>
              </w:r>
              <w:r w:rsidRPr="006A20B6">
                <w:rPr>
                  <w:rFonts w:ascii="Calibri" w:eastAsia="Times New Roman" w:hAnsi="Calibri" w:cs="Calibri"/>
                  <w:b w:val="0"/>
                  <w:color w:val="0563C1"/>
                  <w:sz w:val="22"/>
                  <w:u w:val="single"/>
                </w:rPr>
                <w:fldChar w:fldCharType="end"/>
              </w:r>
            </w:ins>
          </w:p>
        </w:tc>
        <w:tc>
          <w:tcPr>
            <w:tcW w:w="3920" w:type="dxa"/>
            <w:tcBorders>
              <w:top w:val="single" w:sz="4" w:space="0" w:color="000000"/>
              <w:left w:val="nil"/>
              <w:bottom w:val="single" w:sz="4" w:space="0" w:color="000000"/>
              <w:right w:val="single" w:sz="4" w:space="0" w:color="000000"/>
            </w:tcBorders>
            <w:shd w:val="clear" w:color="auto" w:fill="auto"/>
            <w:hideMark/>
          </w:tcPr>
          <w:p w14:paraId="3E7B4255" w14:textId="77777777" w:rsidR="006A20B6" w:rsidRPr="006A20B6" w:rsidRDefault="006A20B6" w:rsidP="006A20B6">
            <w:pPr>
              <w:spacing w:line="240" w:lineRule="auto"/>
              <w:rPr>
                <w:ins w:id="2100" w:author="Gregory Koenig" w:date="2019-10-15T23:13:00Z"/>
                <w:rFonts w:ascii="Arial" w:eastAsia="Times New Roman" w:hAnsi="Arial" w:cs="Arial"/>
                <w:b w:val="0"/>
                <w:color w:val="000000"/>
                <w:sz w:val="22"/>
                <w:lang w:val="fr-FR"/>
                <w:rPrChange w:id="2101" w:author="Gregory Koenig" w:date="2019-10-15T23:13:00Z">
                  <w:rPr>
                    <w:ins w:id="2102" w:author="Gregory Koenig" w:date="2019-10-15T23:13:00Z"/>
                    <w:rFonts w:ascii="Arial" w:eastAsia="Times New Roman" w:hAnsi="Arial" w:cs="Arial"/>
                    <w:b w:val="0"/>
                    <w:color w:val="000000"/>
                    <w:sz w:val="22"/>
                  </w:rPr>
                </w:rPrChange>
              </w:rPr>
            </w:pPr>
            <w:ins w:id="2103" w:author="Gregory Koenig" w:date="2019-10-15T23:13:00Z">
              <w:r w:rsidRPr="006A20B6">
                <w:rPr>
                  <w:rFonts w:ascii="Arial" w:eastAsia="Times New Roman" w:hAnsi="Arial" w:cs="Arial"/>
                  <w:b w:val="0"/>
                  <w:color w:val="000000"/>
                  <w:sz w:val="22"/>
                  <w:lang w:val="fr-FR"/>
                  <w:rPrChange w:id="2104" w:author="Gregory Koenig" w:date="2019-10-15T23:13:00Z">
                    <w:rPr>
                      <w:rFonts w:ascii="Arial" w:eastAsia="Times New Roman" w:hAnsi="Arial" w:cs="Arial"/>
                      <w:b w:val="0"/>
                      <w:color w:val="000000"/>
                      <w:sz w:val="22"/>
                    </w:rPr>
                  </w:rPrChange>
                </w:rPr>
                <w:t>En tant que membre je souhaite pouvoir débloquer des succès selon la complétion de certaines actions</w:t>
              </w:r>
            </w:ins>
          </w:p>
        </w:tc>
        <w:tc>
          <w:tcPr>
            <w:tcW w:w="3920" w:type="dxa"/>
            <w:tcBorders>
              <w:top w:val="single" w:sz="4" w:space="0" w:color="000000"/>
              <w:left w:val="nil"/>
              <w:bottom w:val="single" w:sz="4" w:space="0" w:color="000000"/>
              <w:right w:val="single" w:sz="4" w:space="0" w:color="000000"/>
            </w:tcBorders>
            <w:shd w:val="clear" w:color="auto" w:fill="auto"/>
            <w:hideMark/>
          </w:tcPr>
          <w:p w14:paraId="19AC9F8E" w14:textId="77777777" w:rsidR="006A20B6" w:rsidRPr="006A20B6" w:rsidRDefault="006A20B6" w:rsidP="006A20B6">
            <w:pPr>
              <w:spacing w:line="240" w:lineRule="auto"/>
              <w:rPr>
                <w:ins w:id="2105" w:author="Gregory Koenig" w:date="2019-10-15T23:13:00Z"/>
                <w:rFonts w:ascii="Arial" w:eastAsia="Times New Roman" w:hAnsi="Arial" w:cs="Arial"/>
                <w:b w:val="0"/>
                <w:color w:val="000000"/>
                <w:sz w:val="22"/>
                <w:lang w:val="fr-FR"/>
                <w:rPrChange w:id="2106" w:author="Gregory Koenig" w:date="2019-10-15T23:13:00Z">
                  <w:rPr>
                    <w:ins w:id="2107" w:author="Gregory Koenig" w:date="2019-10-15T23:13:00Z"/>
                    <w:rFonts w:ascii="Arial" w:eastAsia="Times New Roman" w:hAnsi="Arial" w:cs="Arial"/>
                    <w:b w:val="0"/>
                    <w:color w:val="000000"/>
                    <w:sz w:val="22"/>
                  </w:rPr>
                </w:rPrChange>
              </w:rPr>
            </w:pPr>
            <w:ins w:id="2108" w:author="Gregory Koenig" w:date="2019-10-15T23:13:00Z">
              <w:r w:rsidRPr="006A20B6">
                <w:rPr>
                  <w:rFonts w:ascii="Arial" w:eastAsia="Times New Roman" w:hAnsi="Arial" w:cs="Arial"/>
                  <w:b w:val="0"/>
                  <w:color w:val="000000"/>
                  <w:sz w:val="22"/>
                  <w:lang w:val="fr-FR"/>
                  <w:rPrChange w:id="2109" w:author="Gregory Koenig" w:date="2019-10-15T23:13:00Z">
                    <w:rPr>
                      <w:rFonts w:ascii="Arial" w:eastAsia="Times New Roman" w:hAnsi="Arial" w:cs="Arial"/>
                      <w:b w:val="0"/>
                      <w:color w:val="000000"/>
                      <w:sz w:val="22"/>
                    </w:rPr>
                  </w:rPrChange>
                </w:rPr>
                <w:t> </w:t>
              </w:r>
            </w:ins>
          </w:p>
        </w:tc>
      </w:tr>
      <w:tr w:rsidR="006A20B6" w:rsidRPr="006A20B6" w14:paraId="64E748CB" w14:textId="77777777" w:rsidTr="006A20B6">
        <w:trPr>
          <w:trHeight w:val="1120"/>
          <w:ins w:id="2110" w:author="Gregory Koenig" w:date="2019-10-15T23:13:00Z"/>
        </w:trPr>
        <w:tc>
          <w:tcPr>
            <w:tcW w:w="1280" w:type="dxa"/>
            <w:tcBorders>
              <w:top w:val="nil"/>
              <w:left w:val="single" w:sz="4" w:space="0" w:color="000000"/>
              <w:bottom w:val="single" w:sz="4" w:space="0" w:color="000000"/>
              <w:right w:val="single" w:sz="4" w:space="0" w:color="000000"/>
            </w:tcBorders>
            <w:shd w:val="clear" w:color="auto" w:fill="auto"/>
            <w:hideMark/>
          </w:tcPr>
          <w:p w14:paraId="40E7EBB2" w14:textId="77777777" w:rsidR="006A20B6" w:rsidRPr="006A20B6" w:rsidRDefault="006A20B6" w:rsidP="006A20B6">
            <w:pPr>
              <w:spacing w:line="240" w:lineRule="auto"/>
              <w:rPr>
                <w:ins w:id="2111" w:author="Gregory Koenig" w:date="2019-10-15T23:13:00Z"/>
                <w:rFonts w:ascii="Arial" w:eastAsia="Times New Roman" w:hAnsi="Arial" w:cs="Arial"/>
                <w:b w:val="0"/>
                <w:color w:val="000000"/>
                <w:sz w:val="22"/>
              </w:rPr>
            </w:pPr>
            <w:ins w:id="2112" w:author="Gregory Koenig" w:date="2019-10-15T23:13: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1C49D758" w14:textId="77777777" w:rsidR="006A20B6" w:rsidRPr="006A20B6" w:rsidRDefault="006A20B6" w:rsidP="006A20B6">
            <w:pPr>
              <w:spacing w:line="240" w:lineRule="auto"/>
              <w:rPr>
                <w:ins w:id="2113" w:author="Gregory Koenig" w:date="2019-10-15T23:13:00Z"/>
                <w:rFonts w:ascii="Calibri" w:eastAsia="Times New Roman" w:hAnsi="Calibri" w:cs="Calibri"/>
                <w:b w:val="0"/>
                <w:color w:val="0563C1"/>
                <w:sz w:val="22"/>
                <w:u w:val="single"/>
              </w:rPr>
            </w:pPr>
            <w:ins w:id="2114" w:author="Gregory Koenig" w:date="2019-10-15T23:13: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"http://jira.actency.fr/browse/CJDRU-40"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CJDRU-40</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57D70FFA" w14:textId="77777777" w:rsidR="006A20B6" w:rsidRPr="006A20B6" w:rsidRDefault="006A20B6" w:rsidP="006A20B6">
            <w:pPr>
              <w:spacing w:line="240" w:lineRule="auto"/>
              <w:rPr>
                <w:ins w:id="2115" w:author="Gregory Koenig" w:date="2019-10-15T23:13:00Z"/>
                <w:rFonts w:ascii="Arial" w:eastAsia="Times New Roman" w:hAnsi="Arial" w:cs="Arial"/>
                <w:b w:val="0"/>
                <w:color w:val="000000"/>
                <w:sz w:val="22"/>
                <w:lang w:val="fr-FR"/>
                <w:rPrChange w:id="2116" w:author="Gregory Koenig" w:date="2019-10-15T23:13:00Z">
                  <w:rPr>
                    <w:ins w:id="2117" w:author="Gregory Koenig" w:date="2019-10-15T23:13:00Z"/>
                    <w:rFonts w:ascii="Arial" w:eastAsia="Times New Roman" w:hAnsi="Arial" w:cs="Arial"/>
                    <w:b w:val="0"/>
                    <w:color w:val="000000"/>
                    <w:sz w:val="22"/>
                  </w:rPr>
                </w:rPrChange>
              </w:rPr>
            </w:pPr>
            <w:ins w:id="2118" w:author="Gregory Koenig" w:date="2019-10-15T23:13:00Z">
              <w:r w:rsidRPr="006A20B6">
                <w:rPr>
                  <w:rFonts w:ascii="Arial" w:eastAsia="Times New Roman" w:hAnsi="Arial" w:cs="Arial"/>
                  <w:b w:val="0"/>
                  <w:color w:val="000000"/>
                  <w:sz w:val="22"/>
                  <w:lang w:val="fr-FR"/>
                  <w:rPrChange w:id="2119" w:author="Gregory Koenig" w:date="2019-10-15T23:13:00Z">
                    <w:rPr>
                      <w:rFonts w:ascii="Arial" w:eastAsia="Times New Roman" w:hAnsi="Arial" w:cs="Arial"/>
                      <w:b w:val="0"/>
                      <w:color w:val="000000"/>
                      <w:sz w:val="22"/>
                    </w:rPr>
                  </w:rPrChange>
                </w:rPr>
                <w:t>En tant que membre je souhaite pouvoir avoir un titre personnalisé selon le nombre ou la nature de mes contributions</w:t>
              </w:r>
            </w:ins>
          </w:p>
        </w:tc>
        <w:tc>
          <w:tcPr>
            <w:tcW w:w="3920" w:type="dxa"/>
            <w:tcBorders>
              <w:top w:val="nil"/>
              <w:left w:val="nil"/>
              <w:bottom w:val="single" w:sz="4" w:space="0" w:color="000000"/>
              <w:right w:val="single" w:sz="4" w:space="0" w:color="000000"/>
            </w:tcBorders>
            <w:shd w:val="clear" w:color="auto" w:fill="auto"/>
            <w:hideMark/>
          </w:tcPr>
          <w:p w14:paraId="708CCED2" w14:textId="77777777" w:rsidR="006A20B6" w:rsidRPr="006A20B6" w:rsidRDefault="006A20B6" w:rsidP="006A20B6">
            <w:pPr>
              <w:spacing w:line="240" w:lineRule="auto"/>
              <w:rPr>
                <w:ins w:id="2120" w:author="Gregory Koenig" w:date="2019-10-15T23:13:00Z"/>
                <w:rFonts w:ascii="Arial" w:eastAsia="Times New Roman" w:hAnsi="Arial" w:cs="Arial"/>
                <w:b w:val="0"/>
                <w:color w:val="000000"/>
                <w:sz w:val="22"/>
                <w:lang w:val="fr-FR"/>
                <w:rPrChange w:id="2121" w:author="Gregory Koenig" w:date="2019-10-15T23:13:00Z">
                  <w:rPr>
                    <w:ins w:id="2122" w:author="Gregory Koenig" w:date="2019-10-15T23:13:00Z"/>
                    <w:rFonts w:ascii="Arial" w:eastAsia="Times New Roman" w:hAnsi="Arial" w:cs="Arial"/>
                    <w:b w:val="0"/>
                    <w:color w:val="000000"/>
                    <w:sz w:val="22"/>
                  </w:rPr>
                </w:rPrChange>
              </w:rPr>
            </w:pPr>
            <w:ins w:id="2123" w:author="Gregory Koenig" w:date="2019-10-15T23:13:00Z">
              <w:r w:rsidRPr="006A20B6">
                <w:rPr>
                  <w:rFonts w:ascii="Arial" w:eastAsia="Times New Roman" w:hAnsi="Arial" w:cs="Arial"/>
                  <w:b w:val="0"/>
                  <w:color w:val="000000"/>
                  <w:sz w:val="22"/>
                  <w:lang w:val="fr-FR"/>
                  <w:rPrChange w:id="2124" w:author="Gregory Koenig" w:date="2019-10-15T23:13:00Z">
                    <w:rPr>
                      <w:rFonts w:ascii="Arial" w:eastAsia="Times New Roman" w:hAnsi="Arial" w:cs="Arial"/>
                      <w:b w:val="0"/>
                      <w:color w:val="000000"/>
                      <w:sz w:val="22"/>
                    </w:rPr>
                  </w:rPrChange>
                </w:rPr>
                <w:t> </w:t>
              </w:r>
            </w:ins>
          </w:p>
        </w:tc>
      </w:tr>
      <w:tr w:rsidR="006A20B6" w:rsidRPr="006A20B6" w14:paraId="050D2223" w14:textId="77777777" w:rsidTr="006A20B6">
        <w:trPr>
          <w:trHeight w:val="1120"/>
          <w:ins w:id="2125" w:author="Gregory Koenig" w:date="2019-10-15T23:13:00Z"/>
        </w:trPr>
        <w:tc>
          <w:tcPr>
            <w:tcW w:w="1280" w:type="dxa"/>
            <w:tcBorders>
              <w:top w:val="nil"/>
              <w:left w:val="single" w:sz="4" w:space="0" w:color="000000"/>
              <w:bottom w:val="single" w:sz="4" w:space="0" w:color="000000"/>
              <w:right w:val="single" w:sz="4" w:space="0" w:color="000000"/>
            </w:tcBorders>
            <w:shd w:val="clear" w:color="auto" w:fill="auto"/>
            <w:hideMark/>
          </w:tcPr>
          <w:p w14:paraId="17E0935A" w14:textId="77777777" w:rsidR="006A20B6" w:rsidRPr="006A20B6" w:rsidRDefault="006A20B6" w:rsidP="006A20B6">
            <w:pPr>
              <w:spacing w:line="240" w:lineRule="auto"/>
              <w:rPr>
                <w:ins w:id="2126" w:author="Gregory Koenig" w:date="2019-10-15T23:13:00Z"/>
                <w:rFonts w:ascii="Arial" w:eastAsia="Times New Roman" w:hAnsi="Arial" w:cs="Arial"/>
                <w:b w:val="0"/>
                <w:color w:val="000000"/>
                <w:sz w:val="22"/>
              </w:rPr>
            </w:pPr>
            <w:ins w:id="2127" w:author="Gregory Koenig" w:date="2019-10-15T23:13: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1D81A3FC" w14:textId="77777777" w:rsidR="006A20B6" w:rsidRPr="006A20B6" w:rsidRDefault="006A20B6" w:rsidP="006A20B6">
            <w:pPr>
              <w:spacing w:line="240" w:lineRule="auto"/>
              <w:rPr>
                <w:ins w:id="2128" w:author="Gregory Koenig" w:date="2019-10-15T23:13:00Z"/>
                <w:rFonts w:ascii="Calibri" w:eastAsia="Times New Roman" w:hAnsi="Calibri" w:cs="Calibri"/>
                <w:b w:val="0"/>
                <w:color w:val="0563C1"/>
                <w:sz w:val="22"/>
                <w:u w:val="single"/>
              </w:rPr>
            </w:pPr>
            <w:ins w:id="2129" w:author="Gregory Koenig" w:date="2019-10-15T23:13: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"http://jira.actency.fr/browse/CJDRU-39"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CJDRU-39</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117CCE8B" w14:textId="77777777" w:rsidR="006A20B6" w:rsidRPr="006A20B6" w:rsidRDefault="006A20B6" w:rsidP="006A20B6">
            <w:pPr>
              <w:spacing w:line="240" w:lineRule="auto"/>
              <w:rPr>
                <w:ins w:id="2130" w:author="Gregory Koenig" w:date="2019-10-15T23:13:00Z"/>
                <w:rFonts w:ascii="Arial" w:eastAsia="Times New Roman" w:hAnsi="Arial" w:cs="Arial"/>
                <w:b w:val="0"/>
                <w:color w:val="000000"/>
                <w:sz w:val="22"/>
                <w:lang w:val="fr-FR"/>
                <w:rPrChange w:id="2131" w:author="Gregory Koenig" w:date="2019-10-15T23:13:00Z">
                  <w:rPr>
                    <w:ins w:id="2132" w:author="Gregory Koenig" w:date="2019-10-15T23:13:00Z"/>
                    <w:rFonts w:ascii="Arial" w:eastAsia="Times New Roman" w:hAnsi="Arial" w:cs="Arial"/>
                    <w:b w:val="0"/>
                    <w:color w:val="000000"/>
                    <w:sz w:val="22"/>
                  </w:rPr>
                </w:rPrChange>
              </w:rPr>
            </w:pPr>
            <w:ins w:id="2133" w:author="Gregory Koenig" w:date="2019-10-15T23:13:00Z">
              <w:r w:rsidRPr="006A20B6">
                <w:rPr>
                  <w:rFonts w:ascii="Arial" w:eastAsia="Times New Roman" w:hAnsi="Arial" w:cs="Arial"/>
                  <w:b w:val="0"/>
                  <w:color w:val="000000"/>
                  <w:sz w:val="22"/>
                  <w:lang w:val="fr-FR"/>
                  <w:rPrChange w:id="2134" w:author="Gregory Koenig" w:date="2019-10-15T23:13:00Z">
                    <w:rPr>
                      <w:rFonts w:ascii="Arial" w:eastAsia="Times New Roman" w:hAnsi="Arial" w:cs="Arial"/>
                      <w:b w:val="0"/>
                      <w:color w:val="000000"/>
                      <w:sz w:val="22"/>
                    </w:rPr>
                  </w:rPrChange>
                </w:rPr>
                <w:t>En tant que membre je souhaite être automatiquement notifié avant suppression de mon compte après deux ans d'inactivité</w:t>
              </w:r>
            </w:ins>
          </w:p>
        </w:tc>
        <w:tc>
          <w:tcPr>
            <w:tcW w:w="3920" w:type="dxa"/>
            <w:tcBorders>
              <w:top w:val="nil"/>
              <w:left w:val="nil"/>
              <w:bottom w:val="single" w:sz="4" w:space="0" w:color="000000"/>
              <w:right w:val="single" w:sz="4" w:space="0" w:color="000000"/>
            </w:tcBorders>
            <w:shd w:val="clear" w:color="auto" w:fill="auto"/>
            <w:hideMark/>
          </w:tcPr>
          <w:p w14:paraId="7C0C75B9" w14:textId="77777777" w:rsidR="006A20B6" w:rsidRPr="006A20B6" w:rsidRDefault="006A20B6" w:rsidP="006A20B6">
            <w:pPr>
              <w:spacing w:line="240" w:lineRule="auto"/>
              <w:rPr>
                <w:ins w:id="2135" w:author="Gregory Koenig" w:date="2019-10-15T23:13:00Z"/>
                <w:rFonts w:ascii="Arial" w:eastAsia="Times New Roman" w:hAnsi="Arial" w:cs="Arial"/>
                <w:b w:val="0"/>
                <w:color w:val="000000"/>
                <w:sz w:val="22"/>
                <w:lang w:val="fr-FR"/>
                <w:rPrChange w:id="2136" w:author="Gregory Koenig" w:date="2019-10-15T23:13:00Z">
                  <w:rPr>
                    <w:ins w:id="2137" w:author="Gregory Koenig" w:date="2019-10-15T23:13:00Z"/>
                    <w:rFonts w:ascii="Arial" w:eastAsia="Times New Roman" w:hAnsi="Arial" w:cs="Arial"/>
                    <w:b w:val="0"/>
                    <w:color w:val="000000"/>
                    <w:sz w:val="22"/>
                  </w:rPr>
                </w:rPrChange>
              </w:rPr>
            </w:pPr>
            <w:ins w:id="2138" w:author="Gregory Koenig" w:date="2019-10-15T23:13:00Z">
              <w:r w:rsidRPr="006A20B6">
                <w:rPr>
                  <w:rFonts w:ascii="Arial" w:eastAsia="Times New Roman" w:hAnsi="Arial" w:cs="Arial"/>
                  <w:b w:val="0"/>
                  <w:color w:val="000000"/>
                  <w:sz w:val="22"/>
                  <w:lang w:val="fr-FR"/>
                  <w:rPrChange w:id="2139" w:author="Gregory Koenig" w:date="2019-10-15T23:13:00Z">
                    <w:rPr>
                      <w:rFonts w:ascii="Arial" w:eastAsia="Times New Roman" w:hAnsi="Arial" w:cs="Arial"/>
                      <w:b w:val="0"/>
                      <w:color w:val="000000"/>
                      <w:sz w:val="22"/>
                    </w:rPr>
                  </w:rPrChange>
                </w:rPr>
                <w:t> </w:t>
              </w:r>
            </w:ins>
          </w:p>
        </w:tc>
      </w:tr>
      <w:tr w:rsidR="006A20B6" w:rsidRPr="006A20B6" w14:paraId="03124DE6" w14:textId="77777777" w:rsidTr="006A20B6">
        <w:trPr>
          <w:trHeight w:val="1120"/>
          <w:ins w:id="2140" w:author="Gregory Koenig" w:date="2019-10-15T23:13:00Z"/>
        </w:trPr>
        <w:tc>
          <w:tcPr>
            <w:tcW w:w="1280" w:type="dxa"/>
            <w:tcBorders>
              <w:top w:val="nil"/>
              <w:left w:val="single" w:sz="4" w:space="0" w:color="000000"/>
              <w:bottom w:val="single" w:sz="4" w:space="0" w:color="000000"/>
              <w:right w:val="single" w:sz="4" w:space="0" w:color="000000"/>
            </w:tcBorders>
            <w:shd w:val="clear" w:color="auto" w:fill="auto"/>
            <w:hideMark/>
          </w:tcPr>
          <w:p w14:paraId="63E349CA" w14:textId="77777777" w:rsidR="006A20B6" w:rsidRPr="006A20B6" w:rsidRDefault="006A20B6" w:rsidP="006A20B6">
            <w:pPr>
              <w:spacing w:line="240" w:lineRule="auto"/>
              <w:rPr>
                <w:ins w:id="2141" w:author="Gregory Koenig" w:date="2019-10-15T23:13:00Z"/>
                <w:rFonts w:ascii="Arial" w:eastAsia="Times New Roman" w:hAnsi="Arial" w:cs="Arial"/>
                <w:b w:val="0"/>
                <w:color w:val="000000"/>
                <w:sz w:val="22"/>
              </w:rPr>
            </w:pPr>
            <w:ins w:id="2142" w:author="Gregory Koenig" w:date="2019-10-15T23:13: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2192C99D" w14:textId="77777777" w:rsidR="006A20B6" w:rsidRPr="006A20B6" w:rsidRDefault="006A20B6" w:rsidP="006A20B6">
            <w:pPr>
              <w:spacing w:line="240" w:lineRule="auto"/>
              <w:rPr>
                <w:ins w:id="2143" w:author="Gregory Koenig" w:date="2019-10-15T23:13:00Z"/>
                <w:rFonts w:ascii="Calibri" w:eastAsia="Times New Roman" w:hAnsi="Calibri" w:cs="Calibri"/>
                <w:b w:val="0"/>
                <w:color w:val="0563C1"/>
                <w:sz w:val="22"/>
                <w:u w:val="single"/>
              </w:rPr>
            </w:pPr>
            <w:ins w:id="2144" w:author="Gregory Koenig" w:date="2019-10-15T23:13: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"http://jira.actency.fr/browse/CJDRU-38"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CJDRU-38</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174D4FD9" w14:textId="77777777" w:rsidR="006A20B6" w:rsidRPr="006A20B6" w:rsidRDefault="006A20B6" w:rsidP="006A20B6">
            <w:pPr>
              <w:spacing w:line="240" w:lineRule="auto"/>
              <w:rPr>
                <w:ins w:id="2145" w:author="Gregory Koenig" w:date="2019-10-15T23:13:00Z"/>
                <w:rFonts w:ascii="Arial" w:eastAsia="Times New Roman" w:hAnsi="Arial" w:cs="Arial"/>
                <w:b w:val="0"/>
                <w:color w:val="000000"/>
                <w:sz w:val="22"/>
                <w:lang w:val="fr-FR"/>
                <w:rPrChange w:id="2146" w:author="Gregory Koenig" w:date="2019-10-15T23:13:00Z">
                  <w:rPr>
                    <w:ins w:id="2147" w:author="Gregory Koenig" w:date="2019-10-15T23:13:00Z"/>
                    <w:rFonts w:ascii="Arial" w:eastAsia="Times New Roman" w:hAnsi="Arial" w:cs="Arial"/>
                    <w:b w:val="0"/>
                    <w:color w:val="000000"/>
                    <w:sz w:val="22"/>
                  </w:rPr>
                </w:rPrChange>
              </w:rPr>
            </w:pPr>
            <w:ins w:id="2148" w:author="Gregory Koenig" w:date="2019-10-15T23:13:00Z">
              <w:r w:rsidRPr="006A20B6">
                <w:rPr>
                  <w:rFonts w:ascii="Arial" w:eastAsia="Times New Roman" w:hAnsi="Arial" w:cs="Arial"/>
                  <w:b w:val="0"/>
                  <w:color w:val="000000"/>
                  <w:sz w:val="22"/>
                  <w:lang w:val="fr-FR"/>
                  <w:rPrChange w:id="2149" w:author="Gregory Koenig" w:date="2019-10-15T23:13:00Z">
                    <w:rPr>
                      <w:rFonts w:ascii="Arial" w:eastAsia="Times New Roman" w:hAnsi="Arial" w:cs="Arial"/>
                      <w:b w:val="0"/>
                      <w:color w:val="000000"/>
                      <w:sz w:val="22"/>
                    </w:rPr>
                  </w:rPrChange>
                </w:rPr>
                <w:t>En tant que membre je souhaite être automatiquement notifié avant désactivation de mon compte après un an d'inactivité</w:t>
              </w:r>
            </w:ins>
          </w:p>
        </w:tc>
        <w:tc>
          <w:tcPr>
            <w:tcW w:w="3920" w:type="dxa"/>
            <w:tcBorders>
              <w:top w:val="nil"/>
              <w:left w:val="nil"/>
              <w:bottom w:val="single" w:sz="4" w:space="0" w:color="000000"/>
              <w:right w:val="single" w:sz="4" w:space="0" w:color="000000"/>
            </w:tcBorders>
            <w:shd w:val="clear" w:color="auto" w:fill="auto"/>
            <w:hideMark/>
          </w:tcPr>
          <w:p w14:paraId="0BFCFA12" w14:textId="77777777" w:rsidR="006A20B6" w:rsidRPr="006A20B6" w:rsidRDefault="006A20B6" w:rsidP="006A20B6">
            <w:pPr>
              <w:spacing w:line="240" w:lineRule="auto"/>
              <w:rPr>
                <w:ins w:id="2150" w:author="Gregory Koenig" w:date="2019-10-15T23:13:00Z"/>
                <w:rFonts w:ascii="Arial" w:eastAsia="Times New Roman" w:hAnsi="Arial" w:cs="Arial"/>
                <w:b w:val="0"/>
                <w:color w:val="000000"/>
                <w:sz w:val="22"/>
                <w:lang w:val="fr-FR"/>
                <w:rPrChange w:id="2151" w:author="Gregory Koenig" w:date="2019-10-15T23:13:00Z">
                  <w:rPr>
                    <w:ins w:id="2152" w:author="Gregory Koenig" w:date="2019-10-15T23:13:00Z"/>
                    <w:rFonts w:ascii="Arial" w:eastAsia="Times New Roman" w:hAnsi="Arial" w:cs="Arial"/>
                    <w:b w:val="0"/>
                    <w:color w:val="000000"/>
                    <w:sz w:val="22"/>
                  </w:rPr>
                </w:rPrChange>
              </w:rPr>
            </w:pPr>
            <w:ins w:id="2153" w:author="Gregory Koenig" w:date="2019-10-15T23:13:00Z">
              <w:r w:rsidRPr="006A20B6">
                <w:rPr>
                  <w:rFonts w:ascii="Arial" w:eastAsia="Times New Roman" w:hAnsi="Arial" w:cs="Arial"/>
                  <w:b w:val="0"/>
                  <w:color w:val="000000"/>
                  <w:sz w:val="22"/>
                  <w:lang w:val="fr-FR"/>
                  <w:rPrChange w:id="2154" w:author="Gregory Koenig" w:date="2019-10-15T23:13:00Z">
                    <w:rPr>
                      <w:rFonts w:ascii="Arial" w:eastAsia="Times New Roman" w:hAnsi="Arial" w:cs="Arial"/>
                      <w:b w:val="0"/>
                      <w:color w:val="000000"/>
                      <w:sz w:val="22"/>
                    </w:rPr>
                  </w:rPrChange>
                </w:rPr>
                <w:t> </w:t>
              </w:r>
            </w:ins>
          </w:p>
        </w:tc>
      </w:tr>
      <w:tr w:rsidR="006A20B6" w:rsidRPr="006A20B6" w14:paraId="002A0DD4" w14:textId="77777777" w:rsidTr="006A20B6">
        <w:trPr>
          <w:trHeight w:val="1120"/>
          <w:ins w:id="2155" w:author="Gregory Koenig" w:date="2019-10-15T23:13:00Z"/>
        </w:trPr>
        <w:tc>
          <w:tcPr>
            <w:tcW w:w="1280" w:type="dxa"/>
            <w:tcBorders>
              <w:top w:val="nil"/>
              <w:left w:val="single" w:sz="4" w:space="0" w:color="000000"/>
              <w:bottom w:val="single" w:sz="4" w:space="0" w:color="000000"/>
              <w:right w:val="single" w:sz="4" w:space="0" w:color="000000"/>
            </w:tcBorders>
            <w:shd w:val="clear" w:color="auto" w:fill="auto"/>
            <w:hideMark/>
          </w:tcPr>
          <w:p w14:paraId="70431D5C" w14:textId="77777777" w:rsidR="006A20B6" w:rsidRPr="006A20B6" w:rsidRDefault="006A20B6" w:rsidP="006A20B6">
            <w:pPr>
              <w:spacing w:line="240" w:lineRule="auto"/>
              <w:rPr>
                <w:ins w:id="2156" w:author="Gregory Koenig" w:date="2019-10-15T23:13:00Z"/>
                <w:rFonts w:ascii="Arial" w:eastAsia="Times New Roman" w:hAnsi="Arial" w:cs="Arial"/>
                <w:b w:val="0"/>
                <w:color w:val="000000"/>
                <w:sz w:val="22"/>
              </w:rPr>
            </w:pPr>
            <w:ins w:id="2157" w:author="Gregory Koenig" w:date="2019-10-15T23:13: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59CA4417" w14:textId="77777777" w:rsidR="006A20B6" w:rsidRPr="006A20B6" w:rsidRDefault="006A20B6" w:rsidP="006A20B6">
            <w:pPr>
              <w:spacing w:line="240" w:lineRule="auto"/>
              <w:rPr>
                <w:ins w:id="2158" w:author="Gregory Koenig" w:date="2019-10-15T23:13:00Z"/>
                <w:rFonts w:ascii="Calibri" w:eastAsia="Times New Roman" w:hAnsi="Calibri" w:cs="Calibri"/>
                <w:b w:val="0"/>
                <w:color w:val="0563C1"/>
                <w:sz w:val="22"/>
                <w:u w:val="single"/>
              </w:rPr>
            </w:pPr>
            <w:ins w:id="2159" w:author="Gregory Koenig" w:date="2019-10-15T23:13: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"http://jira.actency.fr/browse/CJDRU-37"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CJDRU-37</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3FA305E4" w14:textId="77777777" w:rsidR="006A20B6" w:rsidRPr="006A20B6" w:rsidRDefault="006A20B6" w:rsidP="006A20B6">
            <w:pPr>
              <w:spacing w:line="240" w:lineRule="auto"/>
              <w:rPr>
                <w:ins w:id="2160" w:author="Gregory Koenig" w:date="2019-10-15T23:13:00Z"/>
                <w:rFonts w:ascii="Arial" w:eastAsia="Times New Roman" w:hAnsi="Arial" w:cs="Arial"/>
                <w:b w:val="0"/>
                <w:color w:val="000000"/>
                <w:sz w:val="22"/>
                <w:lang w:val="fr-FR"/>
                <w:rPrChange w:id="2161" w:author="Gregory Koenig" w:date="2019-10-15T23:13:00Z">
                  <w:rPr>
                    <w:ins w:id="2162" w:author="Gregory Koenig" w:date="2019-10-15T23:13:00Z"/>
                    <w:rFonts w:ascii="Arial" w:eastAsia="Times New Roman" w:hAnsi="Arial" w:cs="Arial"/>
                    <w:b w:val="0"/>
                    <w:color w:val="000000"/>
                    <w:sz w:val="22"/>
                  </w:rPr>
                </w:rPrChange>
              </w:rPr>
            </w:pPr>
            <w:ins w:id="2163" w:author="Gregory Koenig" w:date="2019-10-15T23:13:00Z">
              <w:r w:rsidRPr="006A20B6">
                <w:rPr>
                  <w:rFonts w:ascii="Arial" w:eastAsia="Times New Roman" w:hAnsi="Arial" w:cs="Arial"/>
                  <w:b w:val="0"/>
                  <w:color w:val="000000"/>
                  <w:sz w:val="22"/>
                  <w:lang w:val="fr-FR"/>
                  <w:rPrChange w:id="2164" w:author="Gregory Koenig" w:date="2019-10-15T23:13:00Z">
                    <w:rPr>
                      <w:rFonts w:ascii="Arial" w:eastAsia="Times New Roman" w:hAnsi="Arial" w:cs="Arial"/>
                      <w:b w:val="0"/>
                      <w:color w:val="000000"/>
                      <w:sz w:val="22"/>
                    </w:rPr>
                  </w:rPrChange>
                </w:rPr>
                <w:t>En tant que membre je souhaite être automatiquement notifié lorsque mon compte n'est plus actif depuis 6 mois sur le site</w:t>
              </w:r>
            </w:ins>
          </w:p>
        </w:tc>
        <w:tc>
          <w:tcPr>
            <w:tcW w:w="3920" w:type="dxa"/>
            <w:tcBorders>
              <w:top w:val="nil"/>
              <w:left w:val="nil"/>
              <w:bottom w:val="single" w:sz="4" w:space="0" w:color="000000"/>
              <w:right w:val="single" w:sz="4" w:space="0" w:color="000000"/>
            </w:tcBorders>
            <w:shd w:val="clear" w:color="auto" w:fill="auto"/>
            <w:hideMark/>
          </w:tcPr>
          <w:p w14:paraId="6C25C601" w14:textId="77777777" w:rsidR="006A20B6" w:rsidRPr="006A20B6" w:rsidRDefault="006A20B6" w:rsidP="006A20B6">
            <w:pPr>
              <w:spacing w:line="240" w:lineRule="auto"/>
              <w:rPr>
                <w:ins w:id="2165" w:author="Gregory Koenig" w:date="2019-10-15T23:13:00Z"/>
                <w:rFonts w:ascii="Arial" w:eastAsia="Times New Roman" w:hAnsi="Arial" w:cs="Arial"/>
                <w:b w:val="0"/>
                <w:color w:val="000000"/>
                <w:sz w:val="22"/>
                <w:lang w:val="fr-FR"/>
                <w:rPrChange w:id="2166" w:author="Gregory Koenig" w:date="2019-10-15T23:13:00Z">
                  <w:rPr>
                    <w:ins w:id="2167" w:author="Gregory Koenig" w:date="2019-10-15T23:13:00Z"/>
                    <w:rFonts w:ascii="Arial" w:eastAsia="Times New Roman" w:hAnsi="Arial" w:cs="Arial"/>
                    <w:b w:val="0"/>
                    <w:color w:val="000000"/>
                    <w:sz w:val="22"/>
                  </w:rPr>
                </w:rPrChange>
              </w:rPr>
            </w:pPr>
            <w:ins w:id="2168" w:author="Gregory Koenig" w:date="2019-10-15T23:13:00Z">
              <w:r w:rsidRPr="006A20B6">
                <w:rPr>
                  <w:rFonts w:ascii="Arial" w:eastAsia="Times New Roman" w:hAnsi="Arial" w:cs="Arial"/>
                  <w:b w:val="0"/>
                  <w:color w:val="000000"/>
                  <w:sz w:val="22"/>
                  <w:lang w:val="fr-FR"/>
                  <w:rPrChange w:id="2169" w:author="Gregory Koenig" w:date="2019-10-15T23:13:00Z">
                    <w:rPr>
                      <w:rFonts w:ascii="Arial" w:eastAsia="Times New Roman" w:hAnsi="Arial" w:cs="Arial"/>
                      <w:b w:val="0"/>
                      <w:color w:val="000000"/>
                      <w:sz w:val="22"/>
                    </w:rPr>
                  </w:rPrChange>
                </w:rPr>
                <w:t> </w:t>
              </w:r>
            </w:ins>
          </w:p>
        </w:tc>
      </w:tr>
      <w:tr w:rsidR="006A20B6" w:rsidRPr="006A20B6" w14:paraId="7E7917E8" w14:textId="77777777" w:rsidTr="006A20B6">
        <w:trPr>
          <w:trHeight w:val="840"/>
          <w:ins w:id="2170" w:author="Gregory Koenig" w:date="2019-10-15T23:13:00Z"/>
        </w:trPr>
        <w:tc>
          <w:tcPr>
            <w:tcW w:w="1280" w:type="dxa"/>
            <w:tcBorders>
              <w:top w:val="nil"/>
              <w:left w:val="single" w:sz="4" w:space="0" w:color="000000"/>
              <w:bottom w:val="single" w:sz="4" w:space="0" w:color="000000"/>
              <w:right w:val="single" w:sz="4" w:space="0" w:color="000000"/>
            </w:tcBorders>
            <w:shd w:val="clear" w:color="auto" w:fill="auto"/>
            <w:hideMark/>
          </w:tcPr>
          <w:p w14:paraId="68611C0F" w14:textId="77777777" w:rsidR="006A20B6" w:rsidRPr="006A20B6" w:rsidRDefault="006A20B6" w:rsidP="006A20B6">
            <w:pPr>
              <w:spacing w:line="240" w:lineRule="auto"/>
              <w:rPr>
                <w:ins w:id="2171" w:author="Gregory Koenig" w:date="2019-10-15T23:13:00Z"/>
                <w:rFonts w:ascii="Arial" w:eastAsia="Times New Roman" w:hAnsi="Arial" w:cs="Arial"/>
                <w:b w:val="0"/>
                <w:color w:val="000000"/>
                <w:sz w:val="22"/>
              </w:rPr>
            </w:pPr>
            <w:ins w:id="2172" w:author="Gregory Koenig" w:date="2019-10-15T23:13: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707E656E" w14:textId="77777777" w:rsidR="006A20B6" w:rsidRPr="006A20B6" w:rsidRDefault="006A20B6" w:rsidP="006A20B6">
            <w:pPr>
              <w:spacing w:line="240" w:lineRule="auto"/>
              <w:rPr>
                <w:ins w:id="2173" w:author="Gregory Koenig" w:date="2019-10-15T23:13:00Z"/>
                <w:rFonts w:ascii="Calibri" w:eastAsia="Times New Roman" w:hAnsi="Calibri" w:cs="Calibri"/>
                <w:b w:val="0"/>
                <w:color w:val="0563C1"/>
                <w:sz w:val="22"/>
                <w:u w:val="single"/>
              </w:rPr>
            </w:pPr>
            <w:ins w:id="2174" w:author="Gregory Koenig" w:date="2019-10-15T23:13: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"http://jira.actency.fr/browse/CJDRU-36"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CJDRU-36</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3C063076" w14:textId="77777777" w:rsidR="006A20B6" w:rsidRPr="006A20B6" w:rsidRDefault="006A20B6" w:rsidP="006A20B6">
            <w:pPr>
              <w:spacing w:line="240" w:lineRule="auto"/>
              <w:rPr>
                <w:ins w:id="2175" w:author="Gregory Koenig" w:date="2019-10-15T23:13:00Z"/>
                <w:rFonts w:ascii="Arial" w:eastAsia="Times New Roman" w:hAnsi="Arial" w:cs="Arial"/>
                <w:b w:val="0"/>
                <w:color w:val="000000"/>
                <w:sz w:val="22"/>
                <w:lang w:val="fr-FR"/>
                <w:rPrChange w:id="2176" w:author="Gregory Koenig" w:date="2019-10-15T23:13:00Z">
                  <w:rPr>
                    <w:ins w:id="2177" w:author="Gregory Koenig" w:date="2019-10-15T23:13:00Z"/>
                    <w:rFonts w:ascii="Arial" w:eastAsia="Times New Roman" w:hAnsi="Arial" w:cs="Arial"/>
                    <w:b w:val="0"/>
                    <w:color w:val="000000"/>
                    <w:sz w:val="22"/>
                  </w:rPr>
                </w:rPrChange>
              </w:rPr>
            </w:pPr>
            <w:ins w:id="2178" w:author="Gregory Koenig" w:date="2019-10-15T23:13:00Z">
              <w:r w:rsidRPr="006A20B6">
                <w:rPr>
                  <w:rFonts w:ascii="Arial" w:eastAsia="Times New Roman" w:hAnsi="Arial" w:cs="Arial"/>
                  <w:b w:val="0"/>
                  <w:color w:val="000000"/>
                  <w:sz w:val="22"/>
                  <w:lang w:val="fr-FR"/>
                  <w:rPrChange w:id="2179" w:author="Gregory Koenig" w:date="2019-10-15T23:13:00Z">
                    <w:rPr>
                      <w:rFonts w:ascii="Arial" w:eastAsia="Times New Roman" w:hAnsi="Arial" w:cs="Arial"/>
                      <w:b w:val="0"/>
                      <w:color w:val="000000"/>
                      <w:sz w:val="22"/>
                    </w:rPr>
                  </w:rPrChange>
                </w:rPr>
                <w:t>En tant que membre je souhaite pouvoir gérer mes conversations privées</w:t>
              </w:r>
            </w:ins>
          </w:p>
        </w:tc>
        <w:tc>
          <w:tcPr>
            <w:tcW w:w="3920" w:type="dxa"/>
            <w:tcBorders>
              <w:top w:val="nil"/>
              <w:left w:val="nil"/>
              <w:bottom w:val="single" w:sz="4" w:space="0" w:color="000000"/>
              <w:right w:val="single" w:sz="4" w:space="0" w:color="000000"/>
            </w:tcBorders>
            <w:shd w:val="clear" w:color="auto" w:fill="auto"/>
            <w:hideMark/>
          </w:tcPr>
          <w:p w14:paraId="547DF050" w14:textId="77777777" w:rsidR="006A20B6" w:rsidRPr="006A20B6" w:rsidRDefault="006A20B6" w:rsidP="006A20B6">
            <w:pPr>
              <w:spacing w:line="240" w:lineRule="auto"/>
              <w:rPr>
                <w:ins w:id="2180" w:author="Gregory Koenig" w:date="2019-10-15T23:13:00Z"/>
                <w:rFonts w:ascii="Arial" w:eastAsia="Times New Roman" w:hAnsi="Arial" w:cs="Arial"/>
                <w:b w:val="0"/>
                <w:color w:val="000000"/>
                <w:sz w:val="22"/>
                <w:lang w:val="fr-FR"/>
                <w:rPrChange w:id="2181" w:author="Gregory Koenig" w:date="2019-10-15T23:13:00Z">
                  <w:rPr>
                    <w:ins w:id="2182" w:author="Gregory Koenig" w:date="2019-10-15T23:13:00Z"/>
                    <w:rFonts w:ascii="Arial" w:eastAsia="Times New Roman" w:hAnsi="Arial" w:cs="Arial"/>
                    <w:b w:val="0"/>
                    <w:color w:val="000000"/>
                    <w:sz w:val="22"/>
                  </w:rPr>
                </w:rPrChange>
              </w:rPr>
            </w:pPr>
            <w:ins w:id="2183" w:author="Gregory Koenig" w:date="2019-10-15T23:13:00Z">
              <w:r w:rsidRPr="006A20B6">
                <w:rPr>
                  <w:rFonts w:ascii="Arial" w:eastAsia="Times New Roman" w:hAnsi="Arial" w:cs="Arial"/>
                  <w:b w:val="0"/>
                  <w:color w:val="000000"/>
                  <w:sz w:val="22"/>
                  <w:lang w:val="fr-FR"/>
                  <w:rPrChange w:id="2184" w:author="Gregory Koenig" w:date="2019-10-15T23:13:00Z">
                    <w:rPr>
                      <w:rFonts w:ascii="Arial" w:eastAsia="Times New Roman" w:hAnsi="Arial" w:cs="Arial"/>
                      <w:b w:val="0"/>
                      <w:color w:val="000000"/>
                      <w:sz w:val="22"/>
                    </w:rPr>
                  </w:rPrChange>
                </w:rPr>
                <w:t> </w:t>
              </w:r>
            </w:ins>
          </w:p>
        </w:tc>
      </w:tr>
      <w:tr w:rsidR="006A20B6" w:rsidRPr="006A20B6" w14:paraId="6274A0D3" w14:textId="77777777" w:rsidTr="006A20B6">
        <w:trPr>
          <w:trHeight w:val="1120"/>
          <w:ins w:id="2185" w:author="Gregory Koenig" w:date="2019-10-15T23:13:00Z"/>
        </w:trPr>
        <w:tc>
          <w:tcPr>
            <w:tcW w:w="1280" w:type="dxa"/>
            <w:tcBorders>
              <w:top w:val="nil"/>
              <w:left w:val="single" w:sz="4" w:space="0" w:color="000000"/>
              <w:bottom w:val="single" w:sz="4" w:space="0" w:color="000000"/>
              <w:right w:val="single" w:sz="4" w:space="0" w:color="000000"/>
            </w:tcBorders>
            <w:shd w:val="clear" w:color="auto" w:fill="auto"/>
            <w:hideMark/>
          </w:tcPr>
          <w:p w14:paraId="0697203D" w14:textId="77777777" w:rsidR="006A20B6" w:rsidRPr="006A20B6" w:rsidRDefault="006A20B6" w:rsidP="006A20B6">
            <w:pPr>
              <w:spacing w:line="240" w:lineRule="auto"/>
              <w:rPr>
                <w:ins w:id="2186" w:author="Gregory Koenig" w:date="2019-10-15T23:13:00Z"/>
                <w:rFonts w:ascii="Arial" w:eastAsia="Times New Roman" w:hAnsi="Arial" w:cs="Arial"/>
                <w:b w:val="0"/>
                <w:color w:val="000000"/>
                <w:sz w:val="22"/>
              </w:rPr>
            </w:pPr>
            <w:ins w:id="2187" w:author="Gregory Koenig" w:date="2019-10-15T23:13: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6EBC687F" w14:textId="77777777" w:rsidR="006A20B6" w:rsidRPr="006A20B6" w:rsidRDefault="006A20B6" w:rsidP="006A20B6">
            <w:pPr>
              <w:spacing w:line="240" w:lineRule="auto"/>
              <w:rPr>
                <w:ins w:id="2188" w:author="Gregory Koenig" w:date="2019-10-15T23:13:00Z"/>
                <w:rFonts w:ascii="Calibri" w:eastAsia="Times New Roman" w:hAnsi="Calibri" w:cs="Calibri"/>
                <w:b w:val="0"/>
                <w:color w:val="0563C1"/>
                <w:sz w:val="22"/>
                <w:u w:val="single"/>
              </w:rPr>
            </w:pPr>
            <w:ins w:id="2189" w:author="Gregory Koenig" w:date="2019-10-15T23:13: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"http://jira.actency.fr/browse/CJDRU-35"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CJDRU-35</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4D01D403" w14:textId="77777777" w:rsidR="006A20B6" w:rsidRPr="006A20B6" w:rsidRDefault="006A20B6" w:rsidP="006A20B6">
            <w:pPr>
              <w:spacing w:line="240" w:lineRule="auto"/>
              <w:rPr>
                <w:ins w:id="2190" w:author="Gregory Koenig" w:date="2019-10-15T23:13:00Z"/>
                <w:rFonts w:ascii="Arial" w:eastAsia="Times New Roman" w:hAnsi="Arial" w:cs="Arial"/>
                <w:b w:val="0"/>
                <w:color w:val="000000"/>
                <w:sz w:val="22"/>
                <w:lang w:val="fr-FR"/>
                <w:rPrChange w:id="2191" w:author="Gregory Koenig" w:date="2019-10-15T23:13:00Z">
                  <w:rPr>
                    <w:ins w:id="2192" w:author="Gregory Koenig" w:date="2019-10-15T23:13:00Z"/>
                    <w:rFonts w:ascii="Arial" w:eastAsia="Times New Roman" w:hAnsi="Arial" w:cs="Arial"/>
                    <w:b w:val="0"/>
                    <w:color w:val="000000"/>
                    <w:sz w:val="22"/>
                  </w:rPr>
                </w:rPrChange>
              </w:rPr>
            </w:pPr>
            <w:ins w:id="2193" w:author="Gregory Koenig" w:date="2019-10-15T23:13:00Z">
              <w:r w:rsidRPr="006A20B6">
                <w:rPr>
                  <w:rFonts w:ascii="Arial" w:eastAsia="Times New Roman" w:hAnsi="Arial" w:cs="Arial"/>
                  <w:b w:val="0"/>
                  <w:color w:val="000000"/>
                  <w:sz w:val="22"/>
                  <w:lang w:val="fr-FR"/>
                  <w:rPrChange w:id="2194" w:author="Gregory Koenig" w:date="2019-10-15T23:13:00Z">
                    <w:rPr>
                      <w:rFonts w:ascii="Arial" w:eastAsia="Times New Roman" w:hAnsi="Arial" w:cs="Arial"/>
                      <w:b w:val="0"/>
                      <w:color w:val="000000"/>
                      <w:sz w:val="22"/>
                    </w:rPr>
                  </w:rPrChange>
                </w:rPr>
                <w:t>En tant que membre je souhaite être notifié dès réception d'un nouveau message dans une conversation privée</w:t>
              </w:r>
            </w:ins>
          </w:p>
        </w:tc>
        <w:tc>
          <w:tcPr>
            <w:tcW w:w="3920" w:type="dxa"/>
            <w:tcBorders>
              <w:top w:val="nil"/>
              <w:left w:val="nil"/>
              <w:bottom w:val="single" w:sz="4" w:space="0" w:color="000000"/>
              <w:right w:val="single" w:sz="4" w:space="0" w:color="000000"/>
            </w:tcBorders>
            <w:shd w:val="clear" w:color="auto" w:fill="auto"/>
            <w:hideMark/>
          </w:tcPr>
          <w:p w14:paraId="5A2F44F0" w14:textId="77777777" w:rsidR="006A20B6" w:rsidRPr="006A20B6" w:rsidRDefault="006A20B6" w:rsidP="006A20B6">
            <w:pPr>
              <w:spacing w:line="240" w:lineRule="auto"/>
              <w:rPr>
                <w:ins w:id="2195" w:author="Gregory Koenig" w:date="2019-10-15T23:13:00Z"/>
                <w:rFonts w:ascii="Arial" w:eastAsia="Times New Roman" w:hAnsi="Arial" w:cs="Arial"/>
                <w:b w:val="0"/>
                <w:color w:val="000000"/>
                <w:sz w:val="22"/>
                <w:lang w:val="fr-FR"/>
                <w:rPrChange w:id="2196" w:author="Gregory Koenig" w:date="2019-10-15T23:13:00Z">
                  <w:rPr>
                    <w:ins w:id="2197" w:author="Gregory Koenig" w:date="2019-10-15T23:13:00Z"/>
                    <w:rFonts w:ascii="Arial" w:eastAsia="Times New Roman" w:hAnsi="Arial" w:cs="Arial"/>
                    <w:b w:val="0"/>
                    <w:color w:val="000000"/>
                    <w:sz w:val="22"/>
                  </w:rPr>
                </w:rPrChange>
              </w:rPr>
            </w:pPr>
            <w:ins w:id="2198" w:author="Gregory Koenig" w:date="2019-10-15T23:13:00Z">
              <w:r w:rsidRPr="006A20B6">
                <w:rPr>
                  <w:rFonts w:ascii="Arial" w:eastAsia="Times New Roman" w:hAnsi="Arial" w:cs="Arial"/>
                  <w:b w:val="0"/>
                  <w:color w:val="000000"/>
                  <w:sz w:val="22"/>
                  <w:lang w:val="fr-FR"/>
                  <w:rPrChange w:id="2199" w:author="Gregory Koenig" w:date="2019-10-15T23:13:00Z">
                    <w:rPr>
                      <w:rFonts w:ascii="Arial" w:eastAsia="Times New Roman" w:hAnsi="Arial" w:cs="Arial"/>
                      <w:b w:val="0"/>
                      <w:color w:val="000000"/>
                      <w:sz w:val="22"/>
                    </w:rPr>
                  </w:rPrChange>
                </w:rPr>
                <w:t> </w:t>
              </w:r>
            </w:ins>
          </w:p>
        </w:tc>
      </w:tr>
      <w:tr w:rsidR="006A20B6" w:rsidRPr="006A20B6" w14:paraId="32E136C7" w14:textId="77777777" w:rsidTr="006A20B6">
        <w:trPr>
          <w:trHeight w:val="840"/>
          <w:ins w:id="2200" w:author="Gregory Koenig" w:date="2019-10-15T23:13:00Z"/>
        </w:trPr>
        <w:tc>
          <w:tcPr>
            <w:tcW w:w="1280" w:type="dxa"/>
            <w:tcBorders>
              <w:top w:val="nil"/>
              <w:left w:val="single" w:sz="4" w:space="0" w:color="000000"/>
              <w:bottom w:val="single" w:sz="4" w:space="0" w:color="000000"/>
              <w:right w:val="single" w:sz="4" w:space="0" w:color="000000"/>
            </w:tcBorders>
            <w:shd w:val="clear" w:color="auto" w:fill="auto"/>
            <w:hideMark/>
          </w:tcPr>
          <w:p w14:paraId="2F4A9F3C" w14:textId="77777777" w:rsidR="006A20B6" w:rsidRPr="006A20B6" w:rsidRDefault="006A20B6" w:rsidP="006A20B6">
            <w:pPr>
              <w:spacing w:line="240" w:lineRule="auto"/>
              <w:rPr>
                <w:ins w:id="2201" w:author="Gregory Koenig" w:date="2019-10-15T23:13:00Z"/>
                <w:rFonts w:ascii="Arial" w:eastAsia="Times New Roman" w:hAnsi="Arial" w:cs="Arial"/>
                <w:b w:val="0"/>
                <w:color w:val="000000"/>
                <w:sz w:val="22"/>
              </w:rPr>
            </w:pPr>
            <w:ins w:id="2202" w:author="Gregory Koenig" w:date="2019-10-15T23:13: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5CCB9FCE" w14:textId="77777777" w:rsidR="006A20B6" w:rsidRPr="006A20B6" w:rsidRDefault="006A20B6" w:rsidP="006A20B6">
            <w:pPr>
              <w:spacing w:line="240" w:lineRule="auto"/>
              <w:rPr>
                <w:ins w:id="2203" w:author="Gregory Koenig" w:date="2019-10-15T23:13:00Z"/>
                <w:rFonts w:ascii="Calibri" w:eastAsia="Times New Roman" w:hAnsi="Calibri" w:cs="Calibri"/>
                <w:b w:val="0"/>
                <w:color w:val="0563C1"/>
                <w:sz w:val="22"/>
                <w:u w:val="single"/>
              </w:rPr>
            </w:pPr>
            <w:ins w:id="2204" w:author="Gregory Koenig" w:date="2019-10-15T23:13: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"http://jira.actency.fr/browse/CJDRU-34"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CJDRU-34</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0ABE87F7" w14:textId="77777777" w:rsidR="006A20B6" w:rsidRPr="006A20B6" w:rsidRDefault="006A20B6" w:rsidP="006A20B6">
            <w:pPr>
              <w:spacing w:line="240" w:lineRule="auto"/>
              <w:rPr>
                <w:ins w:id="2205" w:author="Gregory Koenig" w:date="2019-10-15T23:13:00Z"/>
                <w:rFonts w:ascii="Arial" w:eastAsia="Times New Roman" w:hAnsi="Arial" w:cs="Arial"/>
                <w:b w:val="0"/>
                <w:color w:val="000000"/>
                <w:sz w:val="22"/>
                <w:lang w:val="fr-FR"/>
                <w:rPrChange w:id="2206" w:author="Gregory Koenig" w:date="2019-10-15T23:13:00Z">
                  <w:rPr>
                    <w:ins w:id="2207" w:author="Gregory Koenig" w:date="2019-10-15T23:13:00Z"/>
                    <w:rFonts w:ascii="Arial" w:eastAsia="Times New Roman" w:hAnsi="Arial" w:cs="Arial"/>
                    <w:b w:val="0"/>
                    <w:color w:val="000000"/>
                    <w:sz w:val="22"/>
                  </w:rPr>
                </w:rPrChange>
              </w:rPr>
            </w:pPr>
            <w:ins w:id="2208" w:author="Gregory Koenig" w:date="2019-10-15T23:13:00Z">
              <w:r w:rsidRPr="006A20B6">
                <w:rPr>
                  <w:rFonts w:ascii="Arial" w:eastAsia="Times New Roman" w:hAnsi="Arial" w:cs="Arial"/>
                  <w:b w:val="0"/>
                  <w:color w:val="000000"/>
                  <w:sz w:val="22"/>
                  <w:lang w:val="fr-FR"/>
                  <w:rPrChange w:id="2209" w:author="Gregory Koenig" w:date="2019-10-15T23:13:00Z">
                    <w:rPr>
                      <w:rFonts w:ascii="Arial" w:eastAsia="Times New Roman" w:hAnsi="Arial" w:cs="Arial"/>
                      <w:b w:val="0"/>
                      <w:color w:val="000000"/>
                      <w:sz w:val="22"/>
                    </w:rPr>
                  </w:rPrChange>
                </w:rPr>
                <w:t>En tant que membre autorisé, je souhaite pouvoir gérer les permissions d'une conversation privée</w:t>
              </w:r>
            </w:ins>
          </w:p>
        </w:tc>
        <w:tc>
          <w:tcPr>
            <w:tcW w:w="3920" w:type="dxa"/>
            <w:tcBorders>
              <w:top w:val="nil"/>
              <w:left w:val="nil"/>
              <w:bottom w:val="single" w:sz="4" w:space="0" w:color="000000"/>
              <w:right w:val="single" w:sz="4" w:space="0" w:color="000000"/>
            </w:tcBorders>
            <w:shd w:val="clear" w:color="auto" w:fill="auto"/>
            <w:hideMark/>
          </w:tcPr>
          <w:p w14:paraId="4A72D84F" w14:textId="77777777" w:rsidR="006A20B6" w:rsidRPr="006A20B6" w:rsidRDefault="006A20B6" w:rsidP="006A20B6">
            <w:pPr>
              <w:spacing w:line="240" w:lineRule="auto"/>
              <w:rPr>
                <w:ins w:id="2210" w:author="Gregory Koenig" w:date="2019-10-15T23:13:00Z"/>
                <w:rFonts w:ascii="Arial" w:eastAsia="Times New Roman" w:hAnsi="Arial" w:cs="Arial"/>
                <w:b w:val="0"/>
                <w:color w:val="000000"/>
                <w:sz w:val="22"/>
                <w:lang w:val="fr-FR"/>
                <w:rPrChange w:id="2211" w:author="Gregory Koenig" w:date="2019-10-15T23:13:00Z">
                  <w:rPr>
                    <w:ins w:id="2212" w:author="Gregory Koenig" w:date="2019-10-15T23:13:00Z"/>
                    <w:rFonts w:ascii="Arial" w:eastAsia="Times New Roman" w:hAnsi="Arial" w:cs="Arial"/>
                    <w:b w:val="0"/>
                    <w:color w:val="000000"/>
                    <w:sz w:val="22"/>
                  </w:rPr>
                </w:rPrChange>
              </w:rPr>
            </w:pPr>
            <w:ins w:id="2213" w:author="Gregory Koenig" w:date="2019-10-15T23:13:00Z">
              <w:r w:rsidRPr="006A20B6">
                <w:rPr>
                  <w:rFonts w:ascii="Arial" w:eastAsia="Times New Roman" w:hAnsi="Arial" w:cs="Arial"/>
                  <w:b w:val="0"/>
                  <w:color w:val="000000"/>
                  <w:sz w:val="22"/>
                  <w:lang w:val="fr-FR"/>
                  <w:rPrChange w:id="2214" w:author="Gregory Koenig" w:date="2019-10-15T23:13:00Z">
                    <w:rPr>
                      <w:rFonts w:ascii="Arial" w:eastAsia="Times New Roman" w:hAnsi="Arial" w:cs="Arial"/>
                      <w:b w:val="0"/>
                      <w:color w:val="000000"/>
                      <w:sz w:val="22"/>
                    </w:rPr>
                  </w:rPrChange>
                </w:rPr>
                <w:t> </w:t>
              </w:r>
            </w:ins>
          </w:p>
        </w:tc>
      </w:tr>
      <w:tr w:rsidR="006A20B6" w:rsidRPr="006A20B6" w14:paraId="25457CFD" w14:textId="77777777" w:rsidTr="006A20B6">
        <w:trPr>
          <w:trHeight w:val="840"/>
          <w:ins w:id="2215" w:author="Gregory Koenig" w:date="2019-10-15T23:13:00Z"/>
        </w:trPr>
        <w:tc>
          <w:tcPr>
            <w:tcW w:w="1280" w:type="dxa"/>
            <w:tcBorders>
              <w:top w:val="nil"/>
              <w:left w:val="single" w:sz="4" w:space="0" w:color="000000"/>
              <w:bottom w:val="single" w:sz="4" w:space="0" w:color="000000"/>
              <w:right w:val="single" w:sz="4" w:space="0" w:color="000000"/>
            </w:tcBorders>
            <w:shd w:val="clear" w:color="auto" w:fill="auto"/>
            <w:hideMark/>
          </w:tcPr>
          <w:p w14:paraId="04FF2F3D" w14:textId="77777777" w:rsidR="006A20B6" w:rsidRPr="006A20B6" w:rsidRDefault="006A20B6" w:rsidP="006A20B6">
            <w:pPr>
              <w:spacing w:line="240" w:lineRule="auto"/>
              <w:rPr>
                <w:ins w:id="2216" w:author="Gregory Koenig" w:date="2019-10-15T23:13:00Z"/>
                <w:rFonts w:ascii="Arial" w:eastAsia="Times New Roman" w:hAnsi="Arial" w:cs="Arial"/>
                <w:b w:val="0"/>
                <w:color w:val="000000"/>
                <w:sz w:val="22"/>
              </w:rPr>
            </w:pPr>
            <w:ins w:id="2217" w:author="Gregory Koenig" w:date="2019-10-15T23:13: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4CC3DA73" w14:textId="77777777" w:rsidR="006A20B6" w:rsidRPr="006A20B6" w:rsidRDefault="006A20B6" w:rsidP="006A20B6">
            <w:pPr>
              <w:spacing w:line="240" w:lineRule="auto"/>
              <w:rPr>
                <w:ins w:id="2218" w:author="Gregory Koenig" w:date="2019-10-15T23:13:00Z"/>
                <w:rFonts w:ascii="Calibri" w:eastAsia="Times New Roman" w:hAnsi="Calibri" w:cs="Calibri"/>
                <w:b w:val="0"/>
                <w:color w:val="0563C1"/>
                <w:sz w:val="22"/>
                <w:u w:val="single"/>
              </w:rPr>
            </w:pPr>
            <w:ins w:id="2219" w:author="Gregory Koenig" w:date="2019-10-15T23:13: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"http://jira.actency.fr/browse/CJDRU-33"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CJDRU-33</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10A05CD3" w14:textId="77777777" w:rsidR="006A20B6" w:rsidRPr="006A20B6" w:rsidRDefault="006A20B6" w:rsidP="006A20B6">
            <w:pPr>
              <w:spacing w:line="240" w:lineRule="auto"/>
              <w:rPr>
                <w:ins w:id="2220" w:author="Gregory Koenig" w:date="2019-10-15T23:13:00Z"/>
                <w:rFonts w:ascii="Arial" w:eastAsia="Times New Roman" w:hAnsi="Arial" w:cs="Arial"/>
                <w:b w:val="0"/>
                <w:color w:val="000000"/>
                <w:sz w:val="22"/>
                <w:lang w:val="fr-FR"/>
                <w:rPrChange w:id="2221" w:author="Gregory Koenig" w:date="2019-10-15T23:13:00Z">
                  <w:rPr>
                    <w:ins w:id="2222" w:author="Gregory Koenig" w:date="2019-10-15T23:13:00Z"/>
                    <w:rFonts w:ascii="Arial" w:eastAsia="Times New Roman" w:hAnsi="Arial" w:cs="Arial"/>
                    <w:b w:val="0"/>
                    <w:color w:val="000000"/>
                    <w:sz w:val="22"/>
                  </w:rPr>
                </w:rPrChange>
              </w:rPr>
            </w:pPr>
            <w:ins w:id="2223" w:author="Gregory Koenig" w:date="2019-10-15T23:13:00Z">
              <w:r w:rsidRPr="006A20B6">
                <w:rPr>
                  <w:rFonts w:ascii="Arial" w:eastAsia="Times New Roman" w:hAnsi="Arial" w:cs="Arial"/>
                  <w:b w:val="0"/>
                  <w:color w:val="000000"/>
                  <w:sz w:val="22"/>
                  <w:lang w:val="fr-FR"/>
                  <w:rPrChange w:id="2224" w:author="Gregory Koenig" w:date="2019-10-15T23:13:00Z">
                    <w:rPr>
                      <w:rFonts w:ascii="Arial" w:eastAsia="Times New Roman" w:hAnsi="Arial" w:cs="Arial"/>
                      <w:b w:val="0"/>
                      <w:color w:val="000000"/>
                      <w:sz w:val="22"/>
                    </w:rPr>
                  </w:rPrChange>
                </w:rPr>
                <w:t>En tant que membre je souhaite pouvoir créer des conversations privées entre membres</w:t>
              </w:r>
            </w:ins>
          </w:p>
        </w:tc>
        <w:tc>
          <w:tcPr>
            <w:tcW w:w="3920" w:type="dxa"/>
            <w:tcBorders>
              <w:top w:val="nil"/>
              <w:left w:val="nil"/>
              <w:bottom w:val="single" w:sz="4" w:space="0" w:color="000000"/>
              <w:right w:val="single" w:sz="4" w:space="0" w:color="000000"/>
            </w:tcBorders>
            <w:shd w:val="clear" w:color="auto" w:fill="auto"/>
            <w:hideMark/>
          </w:tcPr>
          <w:p w14:paraId="7315C578" w14:textId="77777777" w:rsidR="006A20B6" w:rsidRPr="006A20B6" w:rsidRDefault="006A20B6" w:rsidP="006A20B6">
            <w:pPr>
              <w:spacing w:line="240" w:lineRule="auto"/>
              <w:rPr>
                <w:ins w:id="2225" w:author="Gregory Koenig" w:date="2019-10-15T23:13:00Z"/>
                <w:rFonts w:ascii="Arial" w:eastAsia="Times New Roman" w:hAnsi="Arial" w:cs="Arial"/>
                <w:b w:val="0"/>
                <w:color w:val="000000"/>
                <w:sz w:val="22"/>
                <w:lang w:val="fr-FR"/>
                <w:rPrChange w:id="2226" w:author="Gregory Koenig" w:date="2019-10-15T23:13:00Z">
                  <w:rPr>
                    <w:ins w:id="2227" w:author="Gregory Koenig" w:date="2019-10-15T23:13:00Z"/>
                    <w:rFonts w:ascii="Arial" w:eastAsia="Times New Roman" w:hAnsi="Arial" w:cs="Arial"/>
                    <w:b w:val="0"/>
                    <w:color w:val="000000"/>
                    <w:sz w:val="22"/>
                  </w:rPr>
                </w:rPrChange>
              </w:rPr>
            </w:pPr>
            <w:ins w:id="2228" w:author="Gregory Koenig" w:date="2019-10-15T23:13:00Z">
              <w:r w:rsidRPr="006A20B6">
                <w:rPr>
                  <w:rFonts w:ascii="Arial" w:eastAsia="Times New Roman" w:hAnsi="Arial" w:cs="Arial"/>
                  <w:b w:val="0"/>
                  <w:color w:val="000000"/>
                  <w:sz w:val="22"/>
                  <w:lang w:val="fr-FR"/>
                  <w:rPrChange w:id="2229" w:author="Gregory Koenig" w:date="2019-10-15T23:13:00Z">
                    <w:rPr>
                      <w:rFonts w:ascii="Arial" w:eastAsia="Times New Roman" w:hAnsi="Arial" w:cs="Arial"/>
                      <w:b w:val="0"/>
                      <w:color w:val="000000"/>
                      <w:sz w:val="22"/>
                    </w:rPr>
                  </w:rPrChange>
                </w:rPr>
                <w:t> </w:t>
              </w:r>
            </w:ins>
          </w:p>
        </w:tc>
      </w:tr>
      <w:tr w:rsidR="006A20B6" w:rsidRPr="006A20B6" w14:paraId="2110CC63" w14:textId="77777777" w:rsidTr="006A20B6">
        <w:trPr>
          <w:trHeight w:val="840"/>
          <w:ins w:id="2230" w:author="Gregory Koenig" w:date="2019-10-15T23:13:00Z"/>
        </w:trPr>
        <w:tc>
          <w:tcPr>
            <w:tcW w:w="1280" w:type="dxa"/>
            <w:tcBorders>
              <w:top w:val="nil"/>
              <w:left w:val="single" w:sz="4" w:space="0" w:color="000000"/>
              <w:bottom w:val="single" w:sz="4" w:space="0" w:color="000000"/>
              <w:right w:val="single" w:sz="4" w:space="0" w:color="000000"/>
            </w:tcBorders>
            <w:shd w:val="clear" w:color="auto" w:fill="auto"/>
            <w:hideMark/>
          </w:tcPr>
          <w:p w14:paraId="75D8BB11" w14:textId="77777777" w:rsidR="006A20B6" w:rsidRPr="006A20B6" w:rsidRDefault="006A20B6" w:rsidP="006A20B6">
            <w:pPr>
              <w:spacing w:line="240" w:lineRule="auto"/>
              <w:rPr>
                <w:ins w:id="2231" w:author="Gregory Koenig" w:date="2019-10-15T23:13:00Z"/>
                <w:rFonts w:ascii="Arial" w:eastAsia="Times New Roman" w:hAnsi="Arial" w:cs="Arial"/>
                <w:b w:val="0"/>
                <w:color w:val="000000"/>
                <w:sz w:val="22"/>
              </w:rPr>
            </w:pPr>
            <w:ins w:id="2232" w:author="Gregory Koenig" w:date="2019-10-15T23:13: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168D6E1E" w14:textId="77777777" w:rsidR="006A20B6" w:rsidRPr="006A20B6" w:rsidRDefault="006A20B6" w:rsidP="006A20B6">
            <w:pPr>
              <w:spacing w:line="240" w:lineRule="auto"/>
              <w:rPr>
                <w:ins w:id="2233" w:author="Gregory Koenig" w:date="2019-10-15T23:13:00Z"/>
                <w:rFonts w:ascii="Calibri" w:eastAsia="Times New Roman" w:hAnsi="Calibri" w:cs="Calibri"/>
                <w:b w:val="0"/>
                <w:color w:val="0563C1"/>
                <w:sz w:val="22"/>
                <w:u w:val="single"/>
              </w:rPr>
            </w:pPr>
            <w:ins w:id="2234" w:author="Gregory Koenig" w:date="2019-10-15T23:13: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"http://jira.actency.fr/browse/CJDRU-32"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CJDRU-32</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4AC640F3" w14:textId="77777777" w:rsidR="006A20B6" w:rsidRPr="006A20B6" w:rsidRDefault="006A20B6" w:rsidP="006A20B6">
            <w:pPr>
              <w:spacing w:line="240" w:lineRule="auto"/>
              <w:rPr>
                <w:ins w:id="2235" w:author="Gregory Koenig" w:date="2019-10-15T23:13:00Z"/>
                <w:rFonts w:ascii="Arial" w:eastAsia="Times New Roman" w:hAnsi="Arial" w:cs="Arial"/>
                <w:b w:val="0"/>
                <w:color w:val="000000"/>
                <w:sz w:val="22"/>
                <w:lang w:val="fr-FR"/>
                <w:rPrChange w:id="2236" w:author="Gregory Koenig" w:date="2019-10-15T23:13:00Z">
                  <w:rPr>
                    <w:ins w:id="2237" w:author="Gregory Koenig" w:date="2019-10-15T23:13:00Z"/>
                    <w:rFonts w:ascii="Arial" w:eastAsia="Times New Roman" w:hAnsi="Arial" w:cs="Arial"/>
                    <w:b w:val="0"/>
                    <w:color w:val="000000"/>
                    <w:sz w:val="22"/>
                  </w:rPr>
                </w:rPrChange>
              </w:rPr>
            </w:pPr>
            <w:ins w:id="2238" w:author="Gregory Koenig" w:date="2019-10-15T23:13:00Z">
              <w:r w:rsidRPr="006A20B6">
                <w:rPr>
                  <w:rFonts w:ascii="Arial" w:eastAsia="Times New Roman" w:hAnsi="Arial" w:cs="Arial"/>
                  <w:b w:val="0"/>
                  <w:color w:val="000000"/>
                  <w:sz w:val="22"/>
                  <w:lang w:val="fr-FR"/>
                  <w:rPrChange w:id="2239" w:author="Gregory Koenig" w:date="2019-10-15T23:13:00Z">
                    <w:rPr>
                      <w:rFonts w:ascii="Arial" w:eastAsia="Times New Roman" w:hAnsi="Arial" w:cs="Arial"/>
                      <w:b w:val="0"/>
                      <w:color w:val="000000"/>
                      <w:sz w:val="22"/>
                    </w:rPr>
                  </w:rPrChange>
                </w:rPr>
                <w:t>En tant que modérateur je souhaite pouvoir approuver le compte d'un nouveau membre</w:t>
              </w:r>
            </w:ins>
          </w:p>
        </w:tc>
        <w:tc>
          <w:tcPr>
            <w:tcW w:w="3920" w:type="dxa"/>
            <w:tcBorders>
              <w:top w:val="nil"/>
              <w:left w:val="nil"/>
              <w:bottom w:val="single" w:sz="4" w:space="0" w:color="000000"/>
              <w:right w:val="single" w:sz="4" w:space="0" w:color="000000"/>
            </w:tcBorders>
            <w:shd w:val="clear" w:color="auto" w:fill="auto"/>
            <w:hideMark/>
          </w:tcPr>
          <w:p w14:paraId="32B69221" w14:textId="77777777" w:rsidR="006A20B6" w:rsidRPr="006A20B6" w:rsidRDefault="006A20B6" w:rsidP="006A20B6">
            <w:pPr>
              <w:spacing w:line="240" w:lineRule="auto"/>
              <w:rPr>
                <w:ins w:id="2240" w:author="Gregory Koenig" w:date="2019-10-15T23:13:00Z"/>
                <w:rFonts w:ascii="Arial" w:eastAsia="Times New Roman" w:hAnsi="Arial" w:cs="Arial"/>
                <w:b w:val="0"/>
                <w:color w:val="000000"/>
                <w:sz w:val="22"/>
                <w:lang w:val="fr-FR"/>
                <w:rPrChange w:id="2241" w:author="Gregory Koenig" w:date="2019-10-15T23:13:00Z">
                  <w:rPr>
                    <w:ins w:id="2242" w:author="Gregory Koenig" w:date="2019-10-15T23:13:00Z"/>
                    <w:rFonts w:ascii="Arial" w:eastAsia="Times New Roman" w:hAnsi="Arial" w:cs="Arial"/>
                    <w:b w:val="0"/>
                    <w:color w:val="000000"/>
                    <w:sz w:val="22"/>
                  </w:rPr>
                </w:rPrChange>
              </w:rPr>
            </w:pPr>
            <w:ins w:id="2243" w:author="Gregory Koenig" w:date="2019-10-15T23:13:00Z">
              <w:r w:rsidRPr="006A20B6">
                <w:rPr>
                  <w:rFonts w:ascii="Arial" w:eastAsia="Times New Roman" w:hAnsi="Arial" w:cs="Arial"/>
                  <w:b w:val="0"/>
                  <w:color w:val="000000"/>
                  <w:sz w:val="22"/>
                  <w:lang w:val="fr-FR"/>
                  <w:rPrChange w:id="2244" w:author="Gregory Koenig" w:date="2019-10-15T23:13:00Z">
                    <w:rPr>
                      <w:rFonts w:ascii="Arial" w:eastAsia="Times New Roman" w:hAnsi="Arial" w:cs="Arial"/>
                      <w:b w:val="0"/>
                      <w:color w:val="000000"/>
                      <w:sz w:val="22"/>
                    </w:rPr>
                  </w:rPrChange>
                </w:rPr>
                <w:t> </w:t>
              </w:r>
            </w:ins>
          </w:p>
        </w:tc>
      </w:tr>
      <w:tr w:rsidR="006A20B6" w:rsidRPr="006A20B6" w14:paraId="5EBCAC0F" w14:textId="77777777" w:rsidTr="006A20B6">
        <w:trPr>
          <w:trHeight w:val="840"/>
          <w:ins w:id="2245" w:author="Gregory Koenig" w:date="2019-10-15T23:13:00Z"/>
        </w:trPr>
        <w:tc>
          <w:tcPr>
            <w:tcW w:w="1280" w:type="dxa"/>
            <w:tcBorders>
              <w:top w:val="nil"/>
              <w:left w:val="single" w:sz="4" w:space="0" w:color="000000"/>
              <w:bottom w:val="single" w:sz="4" w:space="0" w:color="000000"/>
              <w:right w:val="single" w:sz="4" w:space="0" w:color="000000"/>
            </w:tcBorders>
            <w:shd w:val="clear" w:color="auto" w:fill="auto"/>
            <w:hideMark/>
          </w:tcPr>
          <w:p w14:paraId="1C7DC7FC" w14:textId="77777777" w:rsidR="006A20B6" w:rsidRPr="006A20B6" w:rsidRDefault="006A20B6" w:rsidP="006A20B6">
            <w:pPr>
              <w:spacing w:line="240" w:lineRule="auto"/>
              <w:rPr>
                <w:ins w:id="2246" w:author="Gregory Koenig" w:date="2019-10-15T23:13:00Z"/>
                <w:rFonts w:ascii="Arial" w:eastAsia="Times New Roman" w:hAnsi="Arial" w:cs="Arial"/>
                <w:b w:val="0"/>
                <w:color w:val="000000"/>
                <w:sz w:val="22"/>
              </w:rPr>
            </w:pPr>
            <w:ins w:id="2247" w:author="Gregory Koenig" w:date="2019-10-15T23:13: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206DD61B" w14:textId="77777777" w:rsidR="006A20B6" w:rsidRPr="006A20B6" w:rsidRDefault="006A20B6" w:rsidP="006A20B6">
            <w:pPr>
              <w:spacing w:line="240" w:lineRule="auto"/>
              <w:rPr>
                <w:ins w:id="2248" w:author="Gregory Koenig" w:date="2019-10-15T23:13:00Z"/>
                <w:rFonts w:ascii="Calibri" w:eastAsia="Times New Roman" w:hAnsi="Calibri" w:cs="Calibri"/>
                <w:b w:val="0"/>
                <w:color w:val="0563C1"/>
                <w:sz w:val="22"/>
                <w:u w:val="single"/>
              </w:rPr>
            </w:pPr>
            <w:ins w:id="2249" w:author="Gregory Koenig" w:date="2019-10-15T23:13: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"http://jira.actency.fr/browse/CJDRU-31"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CJDRU-31</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30BB8F32" w14:textId="77777777" w:rsidR="006A20B6" w:rsidRPr="006A20B6" w:rsidRDefault="006A20B6" w:rsidP="006A20B6">
            <w:pPr>
              <w:spacing w:line="240" w:lineRule="auto"/>
              <w:rPr>
                <w:ins w:id="2250" w:author="Gregory Koenig" w:date="2019-10-15T23:13:00Z"/>
                <w:rFonts w:ascii="Arial" w:eastAsia="Times New Roman" w:hAnsi="Arial" w:cs="Arial"/>
                <w:b w:val="0"/>
                <w:color w:val="000000"/>
                <w:sz w:val="22"/>
                <w:lang w:val="fr-FR"/>
                <w:rPrChange w:id="2251" w:author="Gregory Koenig" w:date="2019-10-15T23:13:00Z">
                  <w:rPr>
                    <w:ins w:id="2252" w:author="Gregory Koenig" w:date="2019-10-15T23:13:00Z"/>
                    <w:rFonts w:ascii="Arial" w:eastAsia="Times New Roman" w:hAnsi="Arial" w:cs="Arial"/>
                    <w:b w:val="0"/>
                    <w:color w:val="000000"/>
                    <w:sz w:val="22"/>
                  </w:rPr>
                </w:rPrChange>
              </w:rPr>
            </w:pPr>
            <w:ins w:id="2253" w:author="Gregory Koenig" w:date="2019-10-15T23:13:00Z">
              <w:r w:rsidRPr="006A20B6">
                <w:rPr>
                  <w:rFonts w:ascii="Arial" w:eastAsia="Times New Roman" w:hAnsi="Arial" w:cs="Arial"/>
                  <w:b w:val="0"/>
                  <w:color w:val="000000"/>
                  <w:sz w:val="22"/>
                  <w:lang w:val="fr-FR"/>
                  <w:rPrChange w:id="2254" w:author="Gregory Koenig" w:date="2019-10-15T23:13:00Z">
                    <w:rPr>
                      <w:rFonts w:ascii="Arial" w:eastAsia="Times New Roman" w:hAnsi="Arial" w:cs="Arial"/>
                      <w:b w:val="0"/>
                      <w:color w:val="000000"/>
                      <w:sz w:val="22"/>
                    </w:rPr>
                  </w:rPrChange>
                </w:rPr>
                <w:t>En tant que modérateur je souhaite être notifié de l'inscription d'un nouveau membre sur le site</w:t>
              </w:r>
            </w:ins>
          </w:p>
        </w:tc>
        <w:tc>
          <w:tcPr>
            <w:tcW w:w="3920" w:type="dxa"/>
            <w:tcBorders>
              <w:top w:val="nil"/>
              <w:left w:val="nil"/>
              <w:bottom w:val="single" w:sz="4" w:space="0" w:color="000000"/>
              <w:right w:val="single" w:sz="4" w:space="0" w:color="000000"/>
            </w:tcBorders>
            <w:shd w:val="clear" w:color="auto" w:fill="auto"/>
            <w:hideMark/>
          </w:tcPr>
          <w:p w14:paraId="26712C49" w14:textId="77777777" w:rsidR="006A20B6" w:rsidRPr="006A20B6" w:rsidRDefault="006A20B6" w:rsidP="006A20B6">
            <w:pPr>
              <w:spacing w:line="240" w:lineRule="auto"/>
              <w:rPr>
                <w:ins w:id="2255" w:author="Gregory Koenig" w:date="2019-10-15T23:13:00Z"/>
                <w:rFonts w:ascii="Arial" w:eastAsia="Times New Roman" w:hAnsi="Arial" w:cs="Arial"/>
                <w:b w:val="0"/>
                <w:color w:val="000000"/>
                <w:sz w:val="22"/>
                <w:lang w:val="fr-FR"/>
                <w:rPrChange w:id="2256" w:author="Gregory Koenig" w:date="2019-10-15T23:13:00Z">
                  <w:rPr>
                    <w:ins w:id="2257" w:author="Gregory Koenig" w:date="2019-10-15T23:13:00Z"/>
                    <w:rFonts w:ascii="Arial" w:eastAsia="Times New Roman" w:hAnsi="Arial" w:cs="Arial"/>
                    <w:b w:val="0"/>
                    <w:color w:val="000000"/>
                    <w:sz w:val="22"/>
                  </w:rPr>
                </w:rPrChange>
              </w:rPr>
            </w:pPr>
            <w:ins w:id="2258" w:author="Gregory Koenig" w:date="2019-10-15T23:13:00Z">
              <w:r w:rsidRPr="006A20B6">
                <w:rPr>
                  <w:rFonts w:ascii="Arial" w:eastAsia="Times New Roman" w:hAnsi="Arial" w:cs="Arial"/>
                  <w:b w:val="0"/>
                  <w:color w:val="000000"/>
                  <w:sz w:val="22"/>
                  <w:lang w:val="fr-FR"/>
                  <w:rPrChange w:id="2259" w:author="Gregory Koenig" w:date="2019-10-15T23:13:00Z">
                    <w:rPr>
                      <w:rFonts w:ascii="Arial" w:eastAsia="Times New Roman" w:hAnsi="Arial" w:cs="Arial"/>
                      <w:b w:val="0"/>
                      <w:color w:val="000000"/>
                      <w:sz w:val="22"/>
                    </w:rPr>
                  </w:rPrChange>
                </w:rPr>
                <w:t> </w:t>
              </w:r>
            </w:ins>
          </w:p>
        </w:tc>
      </w:tr>
    </w:tbl>
    <w:p w14:paraId="2EFD93E1" w14:textId="7FEDBB09" w:rsidR="006A20B6" w:rsidRDefault="006A20B6">
      <w:pPr>
        <w:rPr>
          <w:ins w:id="2260" w:author="Gregory Koenig" w:date="2019-10-15T23:14:00Z"/>
          <w:lang w:val="fr-FR"/>
        </w:rPr>
      </w:pPr>
    </w:p>
    <w:p w14:paraId="5E2D46D2" w14:textId="77777777" w:rsidR="006A20B6" w:rsidRDefault="006A20B6">
      <w:pPr>
        <w:spacing w:after="200"/>
        <w:rPr>
          <w:ins w:id="2261" w:author="Gregory Koenig" w:date="2019-10-15T23:14:00Z"/>
          <w:lang w:val="fr-FR"/>
        </w:rPr>
      </w:pPr>
      <w:ins w:id="2262" w:author="Gregory Koenig" w:date="2019-10-15T23:14:00Z">
        <w:r>
          <w:rPr>
            <w:lang w:val="fr-FR"/>
          </w:rPr>
          <w:br w:type="page"/>
        </w:r>
      </w:ins>
    </w:p>
    <w:tbl>
      <w:tblPr>
        <w:tblW w:w="10120" w:type="dxa"/>
        <w:tblLook w:val="04A0" w:firstRow="1" w:lastRow="0" w:firstColumn="1" w:lastColumn="0" w:noHBand="0" w:noVBand="1"/>
      </w:tblPr>
      <w:tblGrid>
        <w:gridCol w:w="1280"/>
        <w:gridCol w:w="1000"/>
        <w:gridCol w:w="3920"/>
        <w:gridCol w:w="3920"/>
      </w:tblGrid>
      <w:tr w:rsidR="006A20B6" w:rsidRPr="006A20B6" w14:paraId="1622CDDD" w14:textId="77777777" w:rsidTr="006A20B6">
        <w:trPr>
          <w:trHeight w:val="840"/>
          <w:ins w:id="2263" w:author="Gregory Koenig" w:date="2019-10-15T23:14:00Z"/>
        </w:trPr>
        <w:tc>
          <w:tcPr>
            <w:tcW w:w="1280" w:type="dxa"/>
            <w:tcBorders>
              <w:top w:val="single" w:sz="4" w:space="0" w:color="000000"/>
              <w:left w:val="single" w:sz="4" w:space="0" w:color="000000"/>
              <w:bottom w:val="single" w:sz="4" w:space="0" w:color="000000"/>
              <w:right w:val="single" w:sz="4" w:space="0" w:color="000000"/>
            </w:tcBorders>
            <w:shd w:val="clear" w:color="auto" w:fill="auto"/>
            <w:hideMark/>
          </w:tcPr>
          <w:p w14:paraId="780F98E2" w14:textId="77777777" w:rsidR="006A20B6" w:rsidRPr="006A20B6" w:rsidRDefault="006A20B6" w:rsidP="006A20B6">
            <w:pPr>
              <w:spacing w:line="240" w:lineRule="auto"/>
              <w:rPr>
                <w:ins w:id="2264" w:author="Gregory Koenig" w:date="2019-10-15T23:14:00Z"/>
                <w:rFonts w:ascii="Arial" w:eastAsia="Times New Roman" w:hAnsi="Arial" w:cs="Arial"/>
                <w:b w:val="0"/>
                <w:color w:val="000000"/>
                <w:sz w:val="22"/>
              </w:rPr>
            </w:pPr>
            <w:ins w:id="2265" w:author="Gregory Koenig" w:date="2019-10-15T23:14:00Z">
              <w:r w:rsidRPr="006A20B6">
                <w:rPr>
                  <w:rFonts w:ascii="Arial" w:eastAsia="Times New Roman" w:hAnsi="Arial" w:cs="Arial"/>
                  <w:b w:val="0"/>
                  <w:color w:val="000000"/>
                  <w:sz w:val="22"/>
                </w:rPr>
                <w:lastRenderedPageBreak/>
                <w:t>User Story</w:t>
              </w:r>
            </w:ins>
          </w:p>
        </w:tc>
        <w:tc>
          <w:tcPr>
            <w:tcW w:w="1000" w:type="dxa"/>
            <w:tcBorders>
              <w:top w:val="single" w:sz="4" w:space="0" w:color="000000"/>
              <w:left w:val="nil"/>
              <w:bottom w:val="single" w:sz="4" w:space="0" w:color="000000"/>
              <w:right w:val="single" w:sz="4" w:space="0" w:color="000000"/>
            </w:tcBorders>
            <w:shd w:val="clear" w:color="auto" w:fill="auto"/>
            <w:hideMark/>
          </w:tcPr>
          <w:p w14:paraId="096901ED" w14:textId="77777777" w:rsidR="006A20B6" w:rsidRPr="006A20B6" w:rsidRDefault="006A20B6" w:rsidP="006A20B6">
            <w:pPr>
              <w:spacing w:line="240" w:lineRule="auto"/>
              <w:rPr>
                <w:ins w:id="2266" w:author="Gregory Koenig" w:date="2019-10-15T23:14:00Z"/>
                <w:rFonts w:ascii="Calibri" w:eastAsia="Times New Roman" w:hAnsi="Calibri" w:cs="Calibri"/>
                <w:b w:val="0"/>
                <w:color w:val="0563C1"/>
                <w:sz w:val="22"/>
                <w:u w:val="single"/>
              </w:rPr>
            </w:pPr>
            <w:ins w:id="2267"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"http://jira.actency.fr/browse/CJDRU-30"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CJDRU-30</w:t>
              </w:r>
              <w:r w:rsidRPr="006A20B6">
                <w:rPr>
                  <w:rFonts w:ascii="Calibri" w:eastAsia="Times New Roman" w:hAnsi="Calibri" w:cs="Calibri"/>
                  <w:b w:val="0"/>
                  <w:color w:val="0563C1"/>
                  <w:sz w:val="22"/>
                  <w:u w:val="single"/>
                </w:rPr>
                <w:fldChar w:fldCharType="end"/>
              </w:r>
            </w:ins>
          </w:p>
        </w:tc>
        <w:tc>
          <w:tcPr>
            <w:tcW w:w="3920" w:type="dxa"/>
            <w:tcBorders>
              <w:top w:val="single" w:sz="4" w:space="0" w:color="000000"/>
              <w:left w:val="nil"/>
              <w:bottom w:val="single" w:sz="4" w:space="0" w:color="000000"/>
              <w:right w:val="single" w:sz="4" w:space="0" w:color="000000"/>
            </w:tcBorders>
            <w:shd w:val="clear" w:color="auto" w:fill="auto"/>
            <w:hideMark/>
          </w:tcPr>
          <w:p w14:paraId="1C7BA343" w14:textId="77777777" w:rsidR="006A20B6" w:rsidRPr="006A20B6" w:rsidRDefault="006A20B6" w:rsidP="006A20B6">
            <w:pPr>
              <w:spacing w:line="240" w:lineRule="auto"/>
              <w:rPr>
                <w:ins w:id="2268" w:author="Gregory Koenig" w:date="2019-10-15T23:14:00Z"/>
                <w:rFonts w:ascii="Arial" w:eastAsia="Times New Roman" w:hAnsi="Arial" w:cs="Arial"/>
                <w:b w:val="0"/>
                <w:color w:val="000000"/>
                <w:sz w:val="22"/>
                <w:lang w:val="fr-FR"/>
                <w:rPrChange w:id="2269" w:author="Gregory Koenig" w:date="2019-10-15T23:14:00Z">
                  <w:rPr>
                    <w:ins w:id="2270" w:author="Gregory Koenig" w:date="2019-10-15T23:14:00Z"/>
                    <w:rFonts w:ascii="Arial" w:eastAsia="Times New Roman" w:hAnsi="Arial" w:cs="Arial"/>
                    <w:b w:val="0"/>
                    <w:color w:val="000000"/>
                    <w:sz w:val="22"/>
                  </w:rPr>
                </w:rPrChange>
              </w:rPr>
            </w:pPr>
            <w:ins w:id="2271" w:author="Gregory Koenig" w:date="2019-10-15T23:14:00Z">
              <w:r w:rsidRPr="006A20B6">
                <w:rPr>
                  <w:rFonts w:ascii="Arial" w:eastAsia="Times New Roman" w:hAnsi="Arial" w:cs="Arial"/>
                  <w:b w:val="0"/>
                  <w:color w:val="000000"/>
                  <w:sz w:val="22"/>
                  <w:lang w:val="fr-FR"/>
                  <w:rPrChange w:id="2272" w:author="Gregory Koenig" w:date="2019-10-15T23:14:00Z">
                    <w:rPr>
                      <w:rFonts w:ascii="Arial" w:eastAsia="Times New Roman" w:hAnsi="Arial" w:cs="Arial"/>
                      <w:b w:val="0"/>
                      <w:color w:val="000000"/>
                      <w:sz w:val="22"/>
                    </w:rPr>
                  </w:rPrChange>
                </w:rPr>
                <w:t>En tant que membre je souhaite pouvoir suggérer l'ajout d'un jeu dans le référentiel de jeux</w:t>
              </w:r>
            </w:ins>
          </w:p>
        </w:tc>
        <w:tc>
          <w:tcPr>
            <w:tcW w:w="3920" w:type="dxa"/>
            <w:tcBorders>
              <w:top w:val="single" w:sz="4" w:space="0" w:color="000000"/>
              <w:left w:val="nil"/>
              <w:bottom w:val="single" w:sz="4" w:space="0" w:color="000000"/>
              <w:right w:val="single" w:sz="4" w:space="0" w:color="000000"/>
            </w:tcBorders>
            <w:shd w:val="clear" w:color="auto" w:fill="auto"/>
            <w:hideMark/>
          </w:tcPr>
          <w:p w14:paraId="4E3303BA" w14:textId="77777777" w:rsidR="006A20B6" w:rsidRPr="006A20B6" w:rsidRDefault="006A20B6" w:rsidP="006A20B6">
            <w:pPr>
              <w:spacing w:line="240" w:lineRule="auto"/>
              <w:rPr>
                <w:ins w:id="2273" w:author="Gregory Koenig" w:date="2019-10-15T23:14:00Z"/>
                <w:rFonts w:ascii="Arial" w:eastAsia="Times New Roman" w:hAnsi="Arial" w:cs="Arial"/>
                <w:b w:val="0"/>
                <w:color w:val="000000"/>
                <w:sz w:val="22"/>
                <w:lang w:val="fr-FR"/>
                <w:rPrChange w:id="2274" w:author="Gregory Koenig" w:date="2019-10-15T23:14:00Z">
                  <w:rPr>
                    <w:ins w:id="2275" w:author="Gregory Koenig" w:date="2019-10-15T23:14:00Z"/>
                    <w:rFonts w:ascii="Arial" w:eastAsia="Times New Roman" w:hAnsi="Arial" w:cs="Arial"/>
                    <w:b w:val="0"/>
                    <w:color w:val="000000"/>
                    <w:sz w:val="22"/>
                  </w:rPr>
                </w:rPrChange>
              </w:rPr>
            </w:pPr>
            <w:ins w:id="2276" w:author="Gregory Koenig" w:date="2019-10-15T23:14:00Z">
              <w:r w:rsidRPr="006A20B6">
                <w:rPr>
                  <w:rFonts w:ascii="Arial" w:eastAsia="Times New Roman" w:hAnsi="Arial" w:cs="Arial"/>
                  <w:b w:val="0"/>
                  <w:color w:val="000000"/>
                  <w:sz w:val="22"/>
                  <w:lang w:val="fr-FR"/>
                  <w:rPrChange w:id="2277" w:author="Gregory Koenig" w:date="2019-10-15T23:14:00Z">
                    <w:rPr>
                      <w:rFonts w:ascii="Arial" w:eastAsia="Times New Roman" w:hAnsi="Arial" w:cs="Arial"/>
                      <w:b w:val="0"/>
                      <w:color w:val="000000"/>
                      <w:sz w:val="22"/>
                    </w:rPr>
                  </w:rPrChange>
                </w:rPr>
                <w:t> </w:t>
              </w:r>
            </w:ins>
          </w:p>
        </w:tc>
      </w:tr>
      <w:tr w:rsidR="006A20B6" w:rsidRPr="006A20B6" w14:paraId="1F6D1F65" w14:textId="77777777" w:rsidTr="006A20B6">
        <w:trPr>
          <w:trHeight w:val="560"/>
          <w:ins w:id="2278"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50406236" w14:textId="77777777" w:rsidR="006A20B6" w:rsidRPr="006A20B6" w:rsidRDefault="006A20B6" w:rsidP="006A20B6">
            <w:pPr>
              <w:spacing w:line="240" w:lineRule="auto"/>
              <w:rPr>
                <w:ins w:id="2279" w:author="Gregory Koenig" w:date="2019-10-15T23:14:00Z"/>
                <w:rFonts w:ascii="Arial" w:eastAsia="Times New Roman" w:hAnsi="Arial" w:cs="Arial"/>
                <w:b w:val="0"/>
                <w:color w:val="000000"/>
                <w:sz w:val="22"/>
              </w:rPr>
            </w:pPr>
            <w:ins w:id="2280"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5104A408" w14:textId="77777777" w:rsidR="006A20B6" w:rsidRPr="006A20B6" w:rsidRDefault="006A20B6" w:rsidP="006A20B6">
            <w:pPr>
              <w:spacing w:line="240" w:lineRule="auto"/>
              <w:rPr>
                <w:ins w:id="2281" w:author="Gregory Koenig" w:date="2019-10-15T23:14:00Z"/>
                <w:rFonts w:ascii="Calibri" w:eastAsia="Times New Roman" w:hAnsi="Calibri" w:cs="Calibri"/>
                <w:b w:val="0"/>
                <w:color w:val="0563C1"/>
                <w:sz w:val="22"/>
                <w:u w:val="single"/>
              </w:rPr>
            </w:pPr>
            <w:ins w:id="2282"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"http://jira.actency.fr/browse/CJDRU-29"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CJDRU-29</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3A15AEC2" w14:textId="77777777" w:rsidR="006A20B6" w:rsidRPr="006A20B6" w:rsidRDefault="006A20B6" w:rsidP="006A20B6">
            <w:pPr>
              <w:spacing w:line="240" w:lineRule="auto"/>
              <w:rPr>
                <w:ins w:id="2283" w:author="Gregory Koenig" w:date="2019-10-15T23:14:00Z"/>
                <w:rFonts w:ascii="Arial" w:eastAsia="Times New Roman" w:hAnsi="Arial" w:cs="Arial"/>
                <w:b w:val="0"/>
                <w:color w:val="000000"/>
                <w:sz w:val="22"/>
                <w:lang w:val="fr-FR"/>
                <w:rPrChange w:id="2284" w:author="Gregory Koenig" w:date="2019-10-15T23:14:00Z">
                  <w:rPr>
                    <w:ins w:id="2285" w:author="Gregory Koenig" w:date="2019-10-15T23:14:00Z"/>
                    <w:rFonts w:ascii="Arial" w:eastAsia="Times New Roman" w:hAnsi="Arial" w:cs="Arial"/>
                    <w:b w:val="0"/>
                    <w:color w:val="000000"/>
                    <w:sz w:val="22"/>
                  </w:rPr>
                </w:rPrChange>
              </w:rPr>
            </w:pPr>
            <w:ins w:id="2286" w:author="Gregory Koenig" w:date="2019-10-15T23:14:00Z">
              <w:r w:rsidRPr="006A20B6">
                <w:rPr>
                  <w:rFonts w:ascii="Arial" w:eastAsia="Times New Roman" w:hAnsi="Arial" w:cs="Arial"/>
                  <w:b w:val="0"/>
                  <w:color w:val="000000"/>
                  <w:sz w:val="22"/>
                  <w:lang w:val="fr-FR"/>
                  <w:rPrChange w:id="2287" w:author="Gregory Koenig" w:date="2019-10-15T23:14:00Z">
                    <w:rPr>
                      <w:rFonts w:ascii="Arial" w:eastAsia="Times New Roman" w:hAnsi="Arial" w:cs="Arial"/>
                      <w:b w:val="0"/>
                      <w:color w:val="000000"/>
                      <w:sz w:val="22"/>
                    </w:rPr>
                  </w:rPrChange>
                </w:rPr>
                <w:t>En tant qu'administrateur je souhaite pouvoir gérer un référentiel de jeux</w:t>
              </w:r>
            </w:ins>
          </w:p>
        </w:tc>
        <w:tc>
          <w:tcPr>
            <w:tcW w:w="3920" w:type="dxa"/>
            <w:tcBorders>
              <w:top w:val="nil"/>
              <w:left w:val="nil"/>
              <w:bottom w:val="single" w:sz="4" w:space="0" w:color="000000"/>
              <w:right w:val="single" w:sz="4" w:space="0" w:color="000000"/>
            </w:tcBorders>
            <w:shd w:val="clear" w:color="auto" w:fill="auto"/>
            <w:hideMark/>
          </w:tcPr>
          <w:p w14:paraId="6CDE18DF" w14:textId="77777777" w:rsidR="006A20B6" w:rsidRPr="006A20B6" w:rsidRDefault="006A20B6" w:rsidP="006A20B6">
            <w:pPr>
              <w:spacing w:line="240" w:lineRule="auto"/>
              <w:rPr>
                <w:ins w:id="2288" w:author="Gregory Koenig" w:date="2019-10-15T23:14:00Z"/>
                <w:rFonts w:ascii="Arial" w:eastAsia="Times New Roman" w:hAnsi="Arial" w:cs="Arial"/>
                <w:b w:val="0"/>
                <w:color w:val="000000"/>
                <w:sz w:val="22"/>
                <w:lang w:val="fr-FR"/>
                <w:rPrChange w:id="2289" w:author="Gregory Koenig" w:date="2019-10-15T23:14:00Z">
                  <w:rPr>
                    <w:ins w:id="2290" w:author="Gregory Koenig" w:date="2019-10-15T23:14:00Z"/>
                    <w:rFonts w:ascii="Arial" w:eastAsia="Times New Roman" w:hAnsi="Arial" w:cs="Arial"/>
                    <w:b w:val="0"/>
                    <w:color w:val="000000"/>
                    <w:sz w:val="22"/>
                  </w:rPr>
                </w:rPrChange>
              </w:rPr>
            </w:pPr>
            <w:ins w:id="2291" w:author="Gregory Koenig" w:date="2019-10-15T23:14:00Z">
              <w:r w:rsidRPr="006A20B6">
                <w:rPr>
                  <w:rFonts w:ascii="Arial" w:eastAsia="Times New Roman" w:hAnsi="Arial" w:cs="Arial"/>
                  <w:b w:val="0"/>
                  <w:color w:val="000000"/>
                  <w:sz w:val="22"/>
                  <w:lang w:val="fr-FR"/>
                  <w:rPrChange w:id="2292" w:author="Gregory Koenig" w:date="2019-10-15T23:14:00Z">
                    <w:rPr>
                      <w:rFonts w:ascii="Arial" w:eastAsia="Times New Roman" w:hAnsi="Arial" w:cs="Arial"/>
                      <w:b w:val="0"/>
                      <w:color w:val="000000"/>
                      <w:sz w:val="22"/>
                    </w:rPr>
                  </w:rPrChange>
                </w:rPr>
                <w:t> </w:t>
              </w:r>
            </w:ins>
          </w:p>
        </w:tc>
      </w:tr>
      <w:tr w:rsidR="006A20B6" w:rsidRPr="006A20B6" w14:paraId="15477E91" w14:textId="77777777" w:rsidTr="006A20B6">
        <w:trPr>
          <w:trHeight w:val="840"/>
          <w:ins w:id="2293"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385A2D40" w14:textId="77777777" w:rsidR="006A20B6" w:rsidRPr="006A20B6" w:rsidRDefault="006A20B6" w:rsidP="006A20B6">
            <w:pPr>
              <w:spacing w:line="240" w:lineRule="auto"/>
              <w:rPr>
                <w:ins w:id="2294" w:author="Gregory Koenig" w:date="2019-10-15T23:14:00Z"/>
                <w:rFonts w:ascii="Arial" w:eastAsia="Times New Roman" w:hAnsi="Arial" w:cs="Arial"/>
                <w:b w:val="0"/>
                <w:color w:val="000000"/>
                <w:sz w:val="22"/>
              </w:rPr>
            </w:pPr>
            <w:ins w:id="2295"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7686B5A1" w14:textId="77777777" w:rsidR="006A20B6" w:rsidRPr="006A20B6" w:rsidRDefault="006A20B6" w:rsidP="006A20B6">
            <w:pPr>
              <w:spacing w:line="240" w:lineRule="auto"/>
              <w:rPr>
                <w:ins w:id="2296" w:author="Gregory Koenig" w:date="2019-10-15T23:14:00Z"/>
                <w:rFonts w:ascii="Calibri" w:eastAsia="Times New Roman" w:hAnsi="Calibri" w:cs="Calibri"/>
                <w:b w:val="0"/>
                <w:color w:val="0563C1"/>
                <w:sz w:val="22"/>
                <w:u w:val="single"/>
              </w:rPr>
            </w:pPr>
            <w:ins w:id="2297"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"http://jira.actency.fr/browse/CJDRU-28"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CJDRU-28</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28F2E956" w14:textId="77777777" w:rsidR="006A20B6" w:rsidRPr="006A20B6" w:rsidRDefault="006A20B6" w:rsidP="006A20B6">
            <w:pPr>
              <w:spacing w:line="240" w:lineRule="auto"/>
              <w:rPr>
                <w:ins w:id="2298" w:author="Gregory Koenig" w:date="2019-10-15T23:14:00Z"/>
                <w:rFonts w:ascii="Arial" w:eastAsia="Times New Roman" w:hAnsi="Arial" w:cs="Arial"/>
                <w:b w:val="0"/>
                <w:color w:val="000000"/>
                <w:sz w:val="22"/>
                <w:lang w:val="fr-FR"/>
                <w:rPrChange w:id="2299" w:author="Gregory Koenig" w:date="2019-10-15T23:14:00Z">
                  <w:rPr>
                    <w:ins w:id="2300" w:author="Gregory Koenig" w:date="2019-10-15T23:14:00Z"/>
                    <w:rFonts w:ascii="Arial" w:eastAsia="Times New Roman" w:hAnsi="Arial" w:cs="Arial"/>
                    <w:b w:val="0"/>
                    <w:color w:val="000000"/>
                    <w:sz w:val="22"/>
                  </w:rPr>
                </w:rPrChange>
              </w:rPr>
            </w:pPr>
            <w:ins w:id="2301" w:author="Gregory Koenig" w:date="2019-10-15T23:14:00Z">
              <w:r w:rsidRPr="006A20B6">
                <w:rPr>
                  <w:rFonts w:ascii="Arial" w:eastAsia="Times New Roman" w:hAnsi="Arial" w:cs="Arial"/>
                  <w:b w:val="0"/>
                  <w:color w:val="000000"/>
                  <w:sz w:val="22"/>
                  <w:lang w:val="fr-FR"/>
                  <w:rPrChange w:id="2302" w:author="Gregory Koenig" w:date="2019-10-15T23:14:00Z">
                    <w:rPr>
                      <w:rFonts w:ascii="Arial" w:eastAsia="Times New Roman" w:hAnsi="Arial" w:cs="Arial"/>
                      <w:b w:val="0"/>
                      <w:color w:val="000000"/>
                      <w:sz w:val="22"/>
                    </w:rPr>
                  </w:rPrChange>
                </w:rPr>
                <w:t>En tant que membre je souhaite pouvoir accéder à mes statistiques de parties</w:t>
              </w:r>
            </w:ins>
          </w:p>
        </w:tc>
        <w:tc>
          <w:tcPr>
            <w:tcW w:w="3920" w:type="dxa"/>
            <w:tcBorders>
              <w:top w:val="nil"/>
              <w:left w:val="nil"/>
              <w:bottom w:val="single" w:sz="4" w:space="0" w:color="000000"/>
              <w:right w:val="single" w:sz="4" w:space="0" w:color="000000"/>
            </w:tcBorders>
            <w:shd w:val="clear" w:color="auto" w:fill="auto"/>
            <w:hideMark/>
          </w:tcPr>
          <w:p w14:paraId="09EE47DC" w14:textId="77777777" w:rsidR="006A20B6" w:rsidRPr="006A20B6" w:rsidRDefault="006A20B6" w:rsidP="006A20B6">
            <w:pPr>
              <w:spacing w:line="240" w:lineRule="auto"/>
              <w:rPr>
                <w:ins w:id="2303" w:author="Gregory Koenig" w:date="2019-10-15T23:14:00Z"/>
                <w:rFonts w:ascii="Arial" w:eastAsia="Times New Roman" w:hAnsi="Arial" w:cs="Arial"/>
                <w:b w:val="0"/>
                <w:color w:val="000000"/>
                <w:sz w:val="22"/>
                <w:lang w:val="fr-FR"/>
                <w:rPrChange w:id="2304" w:author="Gregory Koenig" w:date="2019-10-15T23:14:00Z">
                  <w:rPr>
                    <w:ins w:id="2305" w:author="Gregory Koenig" w:date="2019-10-15T23:14:00Z"/>
                    <w:rFonts w:ascii="Arial" w:eastAsia="Times New Roman" w:hAnsi="Arial" w:cs="Arial"/>
                    <w:b w:val="0"/>
                    <w:color w:val="000000"/>
                    <w:sz w:val="22"/>
                  </w:rPr>
                </w:rPrChange>
              </w:rPr>
            </w:pPr>
            <w:ins w:id="2306" w:author="Gregory Koenig" w:date="2019-10-15T23:14:00Z">
              <w:r w:rsidRPr="006A20B6">
                <w:rPr>
                  <w:rFonts w:ascii="Arial" w:eastAsia="Times New Roman" w:hAnsi="Arial" w:cs="Arial"/>
                  <w:b w:val="0"/>
                  <w:color w:val="000000"/>
                  <w:sz w:val="22"/>
                  <w:lang w:val="fr-FR"/>
                  <w:rPrChange w:id="2307" w:author="Gregory Koenig" w:date="2019-10-15T23:14:00Z">
                    <w:rPr>
                      <w:rFonts w:ascii="Arial" w:eastAsia="Times New Roman" w:hAnsi="Arial" w:cs="Arial"/>
                      <w:b w:val="0"/>
                      <w:color w:val="000000"/>
                      <w:sz w:val="22"/>
                    </w:rPr>
                  </w:rPrChange>
                </w:rPr>
                <w:t> </w:t>
              </w:r>
            </w:ins>
          </w:p>
        </w:tc>
      </w:tr>
      <w:tr w:rsidR="006A20B6" w:rsidRPr="006A20B6" w14:paraId="1AE2CA05" w14:textId="77777777" w:rsidTr="006A20B6">
        <w:trPr>
          <w:trHeight w:val="1400"/>
          <w:ins w:id="2308"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72CF4AA1" w14:textId="77777777" w:rsidR="006A20B6" w:rsidRPr="006A20B6" w:rsidRDefault="006A20B6" w:rsidP="006A20B6">
            <w:pPr>
              <w:spacing w:line="240" w:lineRule="auto"/>
              <w:rPr>
                <w:ins w:id="2309" w:author="Gregory Koenig" w:date="2019-10-15T23:14:00Z"/>
                <w:rFonts w:ascii="Arial" w:eastAsia="Times New Roman" w:hAnsi="Arial" w:cs="Arial"/>
                <w:b w:val="0"/>
                <w:color w:val="000000"/>
                <w:sz w:val="22"/>
              </w:rPr>
            </w:pPr>
            <w:ins w:id="2310"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156EE70C" w14:textId="77777777" w:rsidR="006A20B6" w:rsidRPr="006A20B6" w:rsidRDefault="006A20B6" w:rsidP="006A20B6">
            <w:pPr>
              <w:spacing w:line="240" w:lineRule="auto"/>
              <w:rPr>
                <w:ins w:id="2311" w:author="Gregory Koenig" w:date="2019-10-15T23:14:00Z"/>
                <w:rFonts w:ascii="Calibri" w:eastAsia="Times New Roman" w:hAnsi="Calibri" w:cs="Calibri"/>
                <w:b w:val="0"/>
                <w:color w:val="0563C1"/>
                <w:sz w:val="22"/>
                <w:u w:val="single"/>
              </w:rPr>
            </w:pPr>
            <w:ins w:id="2312"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"http://jira.actency.fr/browse/CJDRU-27"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CJDRU-27</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5AA261D8" w14:textId="77777777" w:rsidR="006A20B6" w:rsidRPr="006A20B6" w:rsidRDefault="006A20B6" w:rsidP="006A20B6">
            <w:pPr>
              <w:spacing w:line="240" w:lineRule="auto"/>
              <w:rPr>
                <w:ins w:id="2313" w:author="Gregory Koenig" w:date="2019-10-15T23:14:00Z"/>
                <w:rFonts w:ascii="Arial" w:eastAsia="Times New Roman" w:hAnsi="Arial" w:cs="Arial"/>
                <w:b w:val="0"/>
                <w:color w:val="000000"/>
                <w:sz w:val="22"/>
                <w:lang w:val="fr-FR"/>
                <w:rPrChange w:id="2314" w:author="Gregory Koenig" w:date="2019-10-15T23:14:00Z">
                  <w:rPr>
                    <w:ins w:id="2315" w:author="Gregory Koenig" w:date="2019-10-15T23:14:00Z"/>
                    <w:rFonts w:ascii="Arial" w:eastAsia="Times New Roman" w:hAnsi="Arial" w:cs="Arial"/>
                    <w:b w:val="0"/>
                    <w:color w:val="000000"/>
                    <w:sz w:val="22"/>
                  </w:rPr>
                </w:rPrChange>
              </w:rPr>
            </w:pPr>
            <w:ins w:id="2316" w:author="Gregory Koenig" w:date="2019-10-15T23:14:00Z">
              <w:r w:rsidRPr="006A20B6">
                <w:rPr>
                  <w:rFonts w:ascii="Arial" w:eastAsia="Times New Roman" w:hAnsi="Arial" w:cs="Arial"/>
                  <w:b w:val="0"/>
                  <w:color w:val="000000"/>
                  <w:sz w:val="22"/>
                  <w:lang w:val="fr-FR"/>
                  <w:rPrChange w:id="2317" w:author="Gregory Koenig" w:date="2019-10-15T23:14:00Z">
                    <w:rPr>
                      <w:rFonts w:ascii="Arial" w:eastAsia="Times New Roman" w:hAnsi="Arial" w:cs="Arial"/>
                      <w:b w:val="0"/>
                      <w:color w:val="000000"/>
                      <w:sz w:val="22"/>
                    </w:rPr>
                  </w:rPrChange>
                </w:rPr>
                <w:t>En tant que membre je souhaite être informé du traitement de mes données personnelles, pouvoir modifier mon acceptation de traitement et contacter le DPO de l'association</w:t>
              </w:r>
            </w:ins>
          </w:p>
        </w:tc>
        <w:tc>
          <w:tcPr>
            <w:tcW w:w="3920" w:type="dxa"/>
            <w:tcBorders>
              <w:top w:val="nil"/>
              <w:left w:val="nil"/>
              <w:bottom w:val="single" w:sz="4" w:space="0" w:color="000000"/>
              <w:right w:val="single" w:sz="4" w:space="0" w:color="000000"/>
            </w:tcBorders>
            <w:shd w:val="clear" w:color="auto" w:fill="auto"/>
            <w:hideMark/>
          </w:tcPr>
          <w:p w14:paraId="229074EF" w14:textId="77777777" w:rsidR="006A20B6" w:rsidRPr="006A20B6" w:rsidRDefault="006A20B6" w:rsidP="006A20B6">
            <w:pPr>
              <w:spacing w:line="240" w:lineRule="auto"/>
              <w:rPr>
                <w:ins w:id="2318" w:author="Gregory Koenig" w:date="2019-10-15T23:14:00Z"/>
                <w:rFonts w:ascii="Arial" w:eastAsia="Times New Roman" w:hAnsi="Arial" w:cs="Arial"/>
                <w:b w:val="0"/>
                <w:color w:val="000000"/>
                <w:sz w:val="22"/>
                <w:lang w:val="fr-FR"/>
                <w:rPrChange w:id="2319" w:author="Gregory Koenig" w:date="2019-10-15T23:14:00Z">
                  <w:rPr>
                    <w:ins w:id="2320" w:author="Gregory Koenig" w:date="2019-10-15T23:14:00Z"/>
                    <w:rFonts w:ascii="Arial" w:eastAsia="Times New Roman" w:hAnsi="Arial" w:cs="Arial"/>
                    <w:b w:val="0"/>
                    <w:color w:val="000000"/>
                    <w:sz w:val="22"/>
                  </w:rPr>
                </w:rPrChange>
              </w:rPr>
            </w:pPr>
            <w:ins w:id="2321" w:author="Gregory Koenig" w:date="2019-10-15T23:14:00Z">
              <w:r w:rsidRPr="006A20B6">
                <w:rPr>
                  <w:rFonts w:ascii="Arial" w:eastAsia="Times New Roman" w:hAnsi="Arial" w:cs="Arial"/>
                  <w:b w:val="0"/>
                  <w:color w:val="000000"/>
                  <w:sz w:val="22"/>
                  <w:lang w:val="fr-FR"/>
                  <w:rPrChange w:id="2322" w:author="Gregory Koenig" w:date="2019-10-15T23:14:00Z">
                    <w:rPr>
                      <w:rFonts w:ascii="Arial" w:eastAsia="Times New Roman" w:hAnsi="Arial" w:cs="Arial"/>
                      <w:b w:val="0"/>
                      <w:color w:val="000000"/>
                      <w:sz w:val="22"/>
                    </w:rPr>
                  </w:rPrChange>
                </w:rPr>
                <w:t> </w:t>
              </w:r>
            </w:ins>
          </w:p>
        </w:tc>
      </w:tr>
      <w:tr w:rsidR="006A20B6" w:rsidRPr="006A20B6" w14:paraId="69E1EC30" w14:textId="77777777" w:rsidTr="006A20B6">
        <w:trPr>
          <w:trHeight w:val="1120"/>
          <w:ins w:id="2323"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096CE974" w14:textId="77777777" w:rsidR="006A20B6" w:rsidRPr="006A20B6" w:rsidRDefault="006A20B6" w:rsidP="006A20B6">
            <w:pPr>
              <w:spacing w:line="240" w:lineRule="auto"/>
              <w:rPr>
                <w:ins w:id="2324" w:author="Gregory Koenig" w:date="2019-10-15T23:14:00Z"/>
                <w:rFonts w:ascii="Arial" w:eastAsia="Times New Roman" w:hAnsi="Arial" w:cs="Arial"/>
                <w:b w:val="0"/>
                <w:color w:val="000000"/>
                <w:sz w:val="22"/>
              </w:rPr>
            </w:pPr>
            <w:ins w:id="2325"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3244AD21" w14:textId="77777777" w:rsidR="006A20B6" w:rsidRPr="006A20B6" w:rsidRDefault="006A20B6" w:rsidP="006A20B6">
            <w:pPr>
              <w:spacing w:line="240" w:lineRule="auto"/>
              <w:rPr>
                <w:ins w:id="2326" w:author="Gregory Koenig" w:date="2019-10-15T23:14:00Z"/>
                <w:rFonts w:ascii="Calibri" w:eastAsia="Times New Roman" w:hAnsi="Calibri" w:cs="Calibri"/>
                <w:b w:val="0"/>
                <w:color w:val="0563C1"/>
                <w:sz w:val="22"/>
                <w:u w:val="single"/>
              </w:rPr>
            </w:pPr>
            <w:ins w:id="2327"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"http://jira.actency.fr/browse/CJDRU-26"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CJDRU-26</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0FB2A85A" w14:textId="77777777" w:rsidR="006A20B6" w:rsidRPr="006A20B6" w:rsidRDefault="006A20B6" w:rsidP="006A20B6">
            <w:pPr>
              <w:spacing w:line="240" w:lineRule="auto"/>
              <w:rPr>
                <w:ins w:id="2328" w:author="Gregory Koenig" w:date="2019-10-15T23:14:00Z"/>
                <w:rFonts w:ascii="Arial" w:eastAsia="Times New Roman" w:hAnsi="Arial" w:cs="Arial"/>
                <w:b w:val="0"/>
                <w:color w:val="000000"/>
                <w:sz w:val="22"/>
                <w:lang w:val="fr-FR"/>
                <w:rPrChange w:id="2329" w:author="Gregory Koenig" w:date="2019-10-15T23:14:00Z">
                  <w:rPr>
                    <w:ins w:id="2330" w:author="Gregory Koenig" w:date="2019-10-15T23:14:00Z"/>
                    <w:rFonts w:ascii="Arial" w:eastAsia="Times New Roman" w:hAnsi="Arial" w:cs="Arial"/>
                    <w:b w:val="0"/>
                    <w:color w:val="000000"/>
                    <w:sz w:val="22"/>
                  </w:rPr>
                </w:rPrChange>
              </w:rPr>
            </w:pPr>
            <w:ins w:id="2331" w:author="Gregory Koenig" w:date="2019-10-15T23:14:00Z">
              <w:r w:rsidRPr="006A20B6">
                <w:rPr>
                  <w:rFonts w:ascii="Arial" w:eastAsia="Times New Roman" w:hAnsi="Arial" w:cs="Arial"/>
                  <w:b w:val="0"/>
                  <w:color w:val="000000"/>
                  <w:sz w:val="22"/>
                  <w:lang w:val="fr-FR"/>
                  <w:rPrChange w:id="2332" w:author="Gregory Koenig" w:date="2019-10-15T23:14:00Z">
                    <w:rPr>
                      <w:rFonts w:ascii="Arial" w:eastAsia="Times New Roman" w:hAnsi="Arial" w:cs="Arial"/>
                      <w:b w:val="0"/>
                      <w:color w:val="000000"/>
                      <w:sz w:val="22"/>
                    </w:rPr>
                  </w:rPrChange>
                </w:rPr>
                <w:t>En tant qu'administrateur je souhaite que les formulaires publics soient protégés des robots de façon non intrusive pour les membres</w:t>
              </w:r>
            </w:ins>
          </w:p>
        </w:tc>
        <w:tc>
          <w:tcPr>
            <w:tcW w:w="3920" w:type="dxa"/>
            <w:tcBorders>
              <w:top w:val="nil"/>
              <w:left w:val="nil"/>
              <w:bottom w:val="single" w:sz="4" w:space="0" w:color="000000"/>
              <w:right w:val="single" w:sz="4" w:space="0" w:color="000000"/>
            </w:tcBorders>
            <w:shd w:val="clear" w:color="auto" w:fill="auto"/>
            <w:hideMark/>
          </w:tcPr>
          <w:p w14:paraId="53F1449C" w14:textId="77777777" w:rsidR="006A20B6" w:rsidRPr="006A20B6" w:rsidRDefault="006A20B6" w:rsidP="006A20B6">
            <w:pPr>
              <w:spacing w:line="240" w:lineRule="auto"/>
              <w:rPr>
                <w:ins w:id="2333" w:author="Gregory Koenig" w:date="2019-10-15T23:14:00Z"/>
                <w:rFonts w:ascii="Arial" w:eastAsia="Times New Roman" w:hAnsi="Arial" w:cs="Arial"/>
                <w:b w:val="0"/>
                <w:color w:val="000000"/>
                <w:sz w:val="22"/>
                <w:lang w:val="fr-FR"/>
                <w:rPrChange w:id="2334" w:author="Gregory Koenig" w:date="2019-10-15T23:14:00Z">
                  <w:rPr>
                    <w:ins w:id="2335" w:author="Gregory Koenig" w:date="2019-10-15T23:14:00Z"/>
                    <w:rFonts w:ascii="Arial" w:eastAsia="Times New Roman" w:hAnsi="Arial" w:cs="Arial"/>
                    <w:b w:val="0"/>
                    <w:color w:val="000000"/>
                    <w:sz w:val="22"/>
                  </w:rPr>
                </w:rPrChange>
              </w:rPr>
            </w:pPr>
            <w:ins w:id="2336" w:author="Gregory Koenig" w:date="2019-10-15T23:14:00Z">
              <w:r w:rsidRPr="006A20B6">
                <w:rPr>
                  <w:rFonts w:ascii="Arial" w:eastAsia="Times New Roman" w:hAnsi="Arial" w:cs="Arial"/>
                  <w:b w:val="0"/>
                  <w:color w:val="000000"/>
                  <w:sz w:val="22"/>
                  <w:lang w:val="fr-FR"/>
                  <w:rPrChange w:id="2337" w:author="Gregory Koenig" w:date="2019-10-15T23:14:00Z">
                    <w:rPr>
                      <w:rFonts w:ascii="Arial" w:eastAsia="Times New Roman" w:hAnsi="Arial" w:cs="Arial"/>
                      <w:b w:val="0"/>
                      <w:color w:val="000000"/>
                      <w:sz w:val="22"/>
                    </w:rPr>
                  </w:rPrChange>
                </w:rPr>
                <w:t> </w:t>
              </w:r>
            </w:ins>
          </w:p>
        </w:tc>
      </w:tr>
      <w:tr w:rsidR="006A20B6" w:rsidRPr="006A20B6" w14:paraId="6A58BE0D" w14:textId="77777777" w:rsidTr="006A20B6">
        <w:trPr>
          <w:trHeight w:val="840"/>
          <w:ins w:id="2338"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1B2ECD46" w14:textId="77777777" w:rsidR="006A20B6" w:rsidRPr="006A20B6" w:rsidRDefault="006A20B6" w:rsidP="006A20B6">
            <w:pPr>
              <w:spacing w:line="240" w:lineRule="auto"/>
              <w:rPr>
                <w:ins w:id="2339" w:author="Gregory Koenig" w:date="2019-10-15T23:14:00Z"/>
                <w:rFonts w:ascii="Arial" w:eastAsia="Times New Roman" w:hAnsi="Arial" w:cs="Arial"/>
                <w:b w:val="0"/>
                <w:color w:val="000000"/>
                <w:sz w:val="22"/>
              </w:rPr>
            </w:pPr>
            <w:ins w:id="2340"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6D85B61E" w14:textId="77777777" w:rsidR="006A20B6" w:rsidRPr="006A20B6" w:rsidRDefault="006A20B6" w:rsidP="006A20B6">
            <w:pPr>
              <w:spacing w:line="240" w:lineRule="auto"/>
              <w:rPr>
                <w:ins w:id="2341" w:author="Gregory Koenig" w:date="2019-10-15T23:14:00Z"/>
                <w:rFonts w:ascii="Calibri" w:eastAsia="Times New Roman" w:hAnsi="Calibri" w:cs="Calibri"/>
                <w:b w:val="0"/>
                <w:color w:val="0563C1"/>
                <w:sz w:val="22"/>
                <w:u w:val="single"/>
              </w:rPr>
            </w:pPr>
            <w:ins w:id="2342"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"http://jira.actency.fr/browse/CJDRU-25"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CJDRU-25</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3DA885E0" w14:textId="77777777" w:rsidR="006A20B6" w:rsidRPr="006A20B6" w:rsidRDefault="006A20B6" w:rsidP="006A20B6">
            <w:pPr>
              <w:spacing w:line="240" w:lineRule="auto"/>
              <w:rPr>
                <w:ins w:id="2343" w:author="Gregory Koenig" w:date="2019-10-15T23:14:00Z"/>
                <w:rFonts w:ascii="Arial" w:eastAsia="Times New Roman" w:hAnsi="Arial" w:cs="Arial"/>
                <w:b w:val="0"/>
                <w:color w:val="000000"/>
                <w:sz w:val="22"/>
                <w:lang w:val="fr-FR"/>
                <w:rPrChange w:id="2344" w:author="Gregory Koenig" w:date="2019-10-15T23:14:00Z">
                  <w:rPr>
                    <w:ins w:id="2345" w:author="Gregory Koenig" w:date="2019-10-15T23:14:00Z"/>
                    <w:rFonts w:ascii="Arial" w:eastAsia="Times New Roman" w:hAnsi="Arial" w:cs="Arial"/>
                    <w:b w:val="0"/>
                    <w:color w:val="000000"/>
                    <w:sz w:val="22"/>
                  </w:rPr>
                </w:rPrChange>
              </w:rPr>
            </w:pPr>
            <w:ins w:id="2346" w:author="Gregory Koenig" w:date="2019-10-15T23:14:00Z">
              <w:r w:rsidRPr="006A20B6">
                <w:rPr>
                  <w:rFonts w:ascii="Arial" w:eastAsia="Times New Roman" w:hAnsi="Arial" w:cs="Arial"/>
                  <w:b w:val="0"/>
                  <w:color w:val="000000"/>
                  <w:sz w:val="22"/>
                  <w:lang w:val="fr-FR"/>
                  <w:rPrChange w:id="2347" w:author="Gregory Koenig" w:date="2019-10-15T23:14:00Z">
                    <w:rPr>
                      <w:rFonts w:ascii="Arial" w:eastAsia="Times New Roman" w:hAnsi="Arial" w:cs="Arial"/>
                      <w:b w:val="0"/>
                      <w:color w:val="000000"/>
                      <w:sz w:val="22"/>
                    </w:rPr>
                  </w:rPrChange>
                </w:rPr>
                <w:t>En tant que membre je souhaite pouvoir gérer ma campagne dans la section campagne</w:t>
              </w:r>
            </w:ins>
          </w:p>
        </w:tc>
        <w:tc>
          <w:tcPr>
            <w:tcW w:w="3920" w:type="dxa"/>
            <w:tcBorders>
              <w:top w:val="nil"/>
              <w:left w:val="nil"/>
              <w:bottom w:val="single" w:sz="4" w:space="0" w:color="000000"/>
              <w:right w:val="single" w:sz="4" w:space="0" w:color="000000"/>
            </w:tcBorders>
            <w:shd w:val="clear" w:color="auto" w:fill="auto"/>
            <w:hideMark/>
          </w:tcPr>
          <w:p w14:paraId="0524A849" w14:textId="77777777" w:rsidR="006A20B6" w:rsidRPr="006A20B6" w:rsidRDefault="006A20B6" w:rsidP="006A20B6">
            <w:pPr>
              <w:spacing w:line="240" w:lineRule="auto"/>
              <w:rPr>
                <w:ins w:id="2348" w:author="Gregory Koenig" w:date="2019-10-15T23:14:00Z"/>
                <w:rFonts w:ascii="Arial" w:eastAsia="Times New Roman" w:hAnsi="Arial" w:cs="Arial"/>
                <w:b w:val="0"/>
                <w:color w:val="000000"/>
                <w:sz w:val="22"/>
                <w:lang w:val="fr-FR"/>
                <w:rPrChange w:id="2349" w:author="Gregory Koenig" w:date="2019-10-15T23:14:00Z">
                  <w:rPr>
                    <w:ins w:id="2350" w:author="Gregory Koenig" w:date="2019-10-15T23:14:00Z"/>
                    <w:rFonts w:ascii="Arial" w:eastAsia="Times New Roman" w:hAnsi="Arial" w:cs="Arial"/>
                    <w:b w:val="0"/>
                    <w:color w:val="000000"/>
                    <w:sz w:val="22"/>
                  </w:rPr>
                </w:rPrChange>
              </w:rPr>
            </w:pPr>
            <w:ins w:id="2351" w:author="Gregory Koenig" w:date="2019-10-15T23:14:00Z">
              <w:r w:rsidRPr="006A20B6">
                <w:rPr>
                  <w:rFonts w:ascii="Arial" w:eastAsia="Times New Roman" w:hAnsi="Arial" w:cs="Arial"/>
                  <w:b w:val="0"/>
                  <w:color w:val="000000"/>
                  <w:sz w:val="22"/>
                  <w:lang w:val="fr-FR"/>
                  <w:rPrChange w:id="2352" w:author="Gregory Koenig" w:date="2019-10-15T23:14:00Z">
                    <w:rPr>
                      <w:rFonts w:ascii="Arial" w:eastAsia="Times New Roman" w:hAnsi="Arial" w:cs="Arial"/>
                      <w:b w:val="0"/>
                      <w:color w:val="000000"/>
                      <w:sz w:val="22"/>
                    </w:rPr>
                  </w:rPrChange>
                </w:rPr>
                <w:t> </w:t>
              </w:r>
            </w:ins>
          </w:p>
        </w:tc>
      </w:tr>
      <w:tr w:rsidR="006A20B6" w:rsidRPr="006A20B6" w14:paraId="3E5C5068" w14:textId="77777777" w:rsidTr="006A20B6">
        <w:trPr>
          <w:trHeight w:val="1120"/>
          <w:ins w:id="2353"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697FE824" w14:textId="77777777" w:rsidR="006A20B6" w:rsidRPr="006A20B6" w:rsidRDefault="006A20B6" w:rsidP="006A20B6">
            <w:pPr>
              <w:spacing w:line="240" w:lineRule="auto"/>
              <w:rPr>
                <w:ins w:id="2354" w:author="Gregory Koenig" w:date="2019-10-15T23:14:00Z"/>
                <w:rFonts w:ascii="Arial" w:eastAsia="Times New Roman" w:hAnsi="Arial" w:cs="Arial"/>
                <w:b w:val="0"/>
                <w:color w:val="000000"/>
                <w:sz w:val="22"/>
              </w:rPr>
            </w:pPr>
            <w:ins w:id="2355"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6AF98ABC" w14:textId="77777777" w:rsidR="006A20B6" w:rsidRPr="006A20B6" w:rsidRDefault="006A20B6" w:rsidP="006A20B6">
            <w:pPr>
              <w:spacing w:line="240" w:lineRule="auto"/>
              <w:rPr>
                <w:ins w:id="2356" w:author="Gregory Koenig" w:date="2019-10-15T23:14:00Z"/>
                <w:rFonts w:ascii="Calibri" w:eastAsia="Times New Roman" w:hAnsi="Calibri" w:cs="Calibri"/>
                <w:b w:val="0"/>
                <w:color w:val="0563C1"/>
                <w:sz w:val="22"/>
                <w:u w:val="single"/>
              </w:rPr>
            </w:pPr>
            <w:ins w:id="2357"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"http://jira.actency.fr/browse/CJDRU-24"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CJDRU-24</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024C5074" w14:textId="77777777" w:rsidR="006A20B6" w:rsidRPr="006A20B6" w:rsidRDefault="006A20B6" w:rsidP="006A20B6">
            <w:pPr>
              <w:spacing w:line="240" w:lineRule="auto"/>
              <w:rPr>
                <w:ins w:id="2358" w:author="Gregory Koenig" w:date="2019-10-15T23:14:00Z"/>
                <w:rFonts w:ascii="Arial" w:eastAsia="Times New Roman" w:hAnsi="Arial" w:cs="Arial"/>
                <w:b w:val="0"/>
                <w:color w:val="000000"/>
                <w:sz w:val="22"/>
                <w:lang w:val="fr-FR"/>
                <w:rPrChange w:id="2359" w:author="Gregory Koenig" w:date="2019-10-15T23:14:00Z">
                  <w:rPr>
                    <w:ins w:id="2360" w:author="Gregory Koenig" w:date="2019-10-15T23:14:00Z"/>
                    <w:rFonts w:ascii="Arial" w:eastAsia="Times New Roman" w:hAnsi="Arial" w:cs="Arial"/>
                    <w:b w:val="0"/>
                    <w:color w:val="000000"/>
                    <w:sz w:val="22"/>
                  </w:rPr>
                </w:rPrChange>
              </w:rPr>
            </w:pPr>
            <w:ins w:id="2361" w:author="Gregory Koenig" w:date="2019-10-15T23:14:00Z">
              <w:r w:rsidRPr="006A20B6">
                <w:rPr>
                  <w:rFonts w:ascii="Arial" w:eastAsia="Times New Roman" w:hAnsi="Arial" w:cs="Arial"/>
                  <w:b w:val="0"/>
                  <w:color w:val="000000"/>
                  <w:sz w:val="22"/>
                  <w:lang w:val="fr-FR"/>
                  <w:rPrChange w:id="2362" w:author="Gregory Koenig" w:date="2019-10-15T23:14:00Z">
                    <w:rPr>
                      <w:rFonts w:ascii="Arial" w:eastAsia="Times New Roman" w:hAnsi="Arial" w:cs="Arial"/>
                      <w:b w:val="0"/>
                      <w:color w:val="000000"/>
                      <w:sz w:val="22"/>
                    </w:rPr>
                  </w:rPrChange>
                </w:rPr>
                <w:t xml:space="preserve">En tant que membre je souhaite pouvoir voir le nombre de nouveaux </w:t>
              </w:r>
              <w:proofErr w:type="spellStart"/>
              <w:r w:rsidRPr="006A20B6">
                <w:rPr>
                  <w:rFonts w:ascii="Arial" w:eastAsia="Times New Roman" w:hAnsi="Arial" w:cs="Arial"/>
                  <w:b w:val="0"/>
                  <w:color w:val="000000"/>
                  <w:sz w:val="22"/>
                  <w:lang w:val="fr-FR"/>
                  <w:rPrChange w:id="2363" w:author="Gregory Koenig" w:date="2019-10-15T23:14:00Z">
                    <w:rPr>
                      <w:rFonts w:ascii="Arial" w:eastAsia="Times New Roman" w:hAnsi="Arial" w:cs="Arial"/>
                      <w:b w:val="0"/>
                      <w:color w:val="000000"/>
                      <w:sz w:val="22"/>
                    </w:rPr>
                  </w:rPrChange>
                </w:rPr>
                <w:t>posts</w:t>
              </w:r>
              <w:proofErr w:type="spellEnd"/>
              <w:r w:rsidRPr="006A20B6">
                <w:rPr>
                  <w:rFonts w:ascii="Arial" w:eastAsia="Times New Roman" w:hAnsi="Arial" w:cs="Arial"/>
                  <w:b w:val="0"/>
                  <w:color w:val="000000"/>
                  <w:sz w:val="22"/>
                  <w:lang w:val="fr-FR"/>
                  <w:rPrChange w:id="2364" w:author="Gregory Koenig" w:date="2019-10-15T23:14:00Z">
                    <w:rPr>
                      <w:rFonts w:ascii="Arial" w:eastAsia="Times New Roman" w:hAnsi="Arial" w:cs="Arial"/>
                      <w:b w:val="0"/>
                      <w:color w:val="000000"/>
                      <w:sz w:val="22"/>
                    </w:rPr>
                  </w:rPrChange>
                </w:rPr>
                <w:t xml:space="preserve"> dans la section campagnes depuis la liste des forums</w:t>
              </w:r>
            </w:ins>
          </w:p>
        </w:tc>
        <w:tc>
          <w:tcPr>
            <w:tcW w:w="3920" w:type="dxa"/>
            <w:tcBorders>
              <w:top w:val="nil"/>
              <w:left w:val="nil"/>
              <w:bottom w:val="single" w:sz="4" w:space="0" w:color="000000"/>
              <w:right w:val="single" w:sz="4" w:space="0" w:color="000000"/>
            </w:tcBorders>
            <w:shd w:val="clear" w:color="auto" w:fill="auto"/>
            <w:hideMark/>
          </w:tcPr>
          <w:p w14:paraId="44B712E2" w14:textId="77777777" w:rsidR="006A20B6" w:rsidRPr="006A20B6" w:rsidRDefault="006A20B6" w:rsidP="006A20B6">
            <w:pPr>
              <w:spacing w:line="240" w:lineRule="auto"/>
              <w:rPr>
                <w:ins w:id="2365" w:author="Gregory Koenig" w:date="2019-10-15T23:14:00Z"/>
                <w:rFonts w:ascii="Arial" w:eastAsia="Times New Roman" w:hAnsi="Arial" w:cs="Arial"/>
                <w:b w:val="0"/>
                <w:color w:val="000000"/>
                <w:sz w:val="22"/>
                <w:lang w:val="fr-FR"/>
                <w:rPrChange w:id="2366" w:author="Gregory Koenig" w:date="2019-10-15T23:14:00Z">
                  <w:rPr>
                    <w:ins w:id="2367" w:author="Gregory Koenig" w:date="2019-10-15T23:14:00Z"/>
                    <w:rFonts w:ascii="Arial" w:eastAsia="Times New Roman" w:hAnsi="Arial" w:cs="Arial"/>
                    <w:b w:val="0"/>
                    <w:color w:val="000000"/>
                    <w:sz w:val="22"/>
                  </w:rPr>
                </w:rPrChange>
              </w:rPr>
            </w:pPr>
            <w:ins w:id="2368" w:author="Gregory Koenig" w:date="2019-10-15T23:14:00Z">
              <w:r w:rsidRPr="006A20B6">
                <w:rPr>
                  <w:rFonts w:ascii="Arial" w:eastAsia="Times New Roman" w:hAnsi="Arial" w:cs="Arial"/>
                  <w:b w:val="0"/>
                  <w:color w:val="000000"/>
                  <w:sz w:val="22"/>
                  <w:lang w:val="fr-FR"/>
                  <w:rPrChange w:id="2369" w:author="Gregory Koenig" w:date="2019-10-15T23:14:00Z">
                    <w:rPr>
                      <w:rFonts w:ascii="Arial" w:eastAsia="Times New Roman" w:hAnsi="Arial" w:cs="Arial"/>
                      <w:b w:val="0"/>
                      <w:color w:val="000000"/>
                      <w:sz w:val="22"/>
                    </w:rPr>
                  </w:rPrChange>
                </w:rPr>
                <w:t> </w:t>
              </w:r>
            </w:ins>
          </w:p>
        </w:tc>
      </w:tr>
      <w:tr w:rsidR="006A20B6" w:rsidRPr="006A20B6" w14:paraId="5243FE1B" w14:textId="77777777" w:rsidTr="006A20B6">
        <w:trPr>
          <w:trHeight w:val="1120"/>
          <w:ins w:id="2370"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76856A43" w14:textId="77777777" w:rsidR="006A20B6" w:rsidRPr="006A20B6" w:rsidRDefault="006A20B6" w:rsidP="006A20B6">
            <w:pPr>
              <w:spacing w:line="240" w:lineRule="auto"/>
              <w:rPr>
                <w:ins w:id="2371" w:author="Gregory Koenig" w:date="2019-10-15T23:14:00Z"/>
                <w:rFonts w:ascii="Arial" w:eastAsia="Times New Roman" w:hAnsi="Arial" w:cs="Arial"/>
                <w:b w:val="0"/>
                <w:color w:val="000000"/>
                <w:sz w:val="22"/>
              </w:rPr>
            </w:pPr>
            <w:ins w:id="2372"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774A8D4A" w14:textId="77777777" w:rsidR="006A20B6" w:rsidRPr="006A20B6" w:rsidRDefault="006A20B6" w:rsidP="006A20B6">
            <w:pPr>
              <w:spacing w:line="240" w:lineRule="auto"/>
              <w:rPr>
                <w:ins w:id="2373" w:author="Gregory Koenig" w:date="2019-10-15T23:14:00Z"/>
                <w:rFonts w:ascii="Calibri" w:eastAsia="Times New Roman" w:hAnsi="Calibri" w:cs="Calibri"/>
                <w:b w:val="0"/>
                <w:color w:val="0563C1"/>
                <w:sz w:val="22"/>
                <w:u w:val="single"/>
              </w:rPr>
            </w:pPr>
            <w:ins w:id="2374"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"http://jira.actency.fr/browse/CJDRU-23"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CJDRU-23</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021B40F4" w14:textId="77777777" w:rsidR="006A20B6" w:rsidRPr="006A20B6" w:rsidRDefault="006A20B6" w:rsidP="006A20B6">
            <w:pPr>
              <w:spacing w:line="240" w:lineRule="auto"/>
              <w:rPr>
                <w:ins w:id="2375" w:author="Gregory Koenig" w:date="2019-10-15T23:14:00Z"/>
                <w:rFonts w:ascii="Arial" w:eastAsia="Times New Roman" w:hAnsi="Arial" w:cs="Arial"/>
                <w:b w:val="0"/>
                <w:color w:val="000000"/>
                <w:sz w:val="22"/>
                <w:lang w:val="fr-FR"/>
                <w:rPrChange w:id="2376" w:author="Gregory Koenig" w:date="2019-10-15T23:14:00Z">
                  <w:rPr>
                    <w:ins w:id="2377" w:author="Gregory Koenig" w:date="2019-10-15T23:14:00Z"/>
                    <w:rFonts w:ascii="Arial" w:eastAsia="Times New Roman" w:hAnsi="Arial" w:cs="Arial"/>
                    <w:b w:val="0"/>
                    <w:color w:val="000000"/>
                    <w:sz w:val="22"/>
                  </w:rPr>
                </w:rPrChange>
              </w:rPr>
            </w:pPr>
            <w:ins w:id="2378" w:author="Gregory Koenig" w:date="2019-10-15T23:14:00Z">
              <w:r w:rsidRPr="006A20B6">
                <w:rPr>
                  <w:rFonts w:ascii="Arial" w:eastAsia="Times New Roman" w:hAnsi="Arial" w:cs="Arial"/>
                  <w:b w:val="0"/>
                  <w:color w:val="000000"/>
                  <w:sz w:val="22"/>
                  <w:lang w:val="fr-FR"/>
                  <w:rPrChange w:id="2379" w:author="Gregory Koenig" w:date="2019-10-15T23:14:00Z">
                    <w:rPr>
                      <w:rFonts w:ascii="Arial" w:eastAsia="Times New Roman" w:hAnsi="Arial" w:cs="Arial"/>
                      <w:b w:val="0"/>
                      <w:color w:val="000000"/>
                      <w:sz w:val="22"/>
                    </w:rPr>
                  </w:rPrChange>
                </w:rPr>
                <w:t>En tant que membre je souhaite pouvoir insérer un lien et choisir de l'afficher sous forme de carte de prévisualisation</w:t>
              </w:r>
            </w:ins>
          </w:p>
        </w:tc>
        <w:tc>
          <w:tcPr>
            <w:tcW w:w="3920" w:type="dxa"/>
            <w:tcBorders>
              <w:top w:val="nil"/>
              <w:left w:val="nil"/>
              <w:bottom w:val="single" w:sz="4" w:space="0" w:color="000000"/>
              <w:right w:val="single" w:sz="4" w:space="0" w:color="000000"/>
            </w:tcBorders>
            <w:shd w:val="clear" w:color="auto" w:fill="auto"/>
            <w:hideMark/>
          </w:tcPr>
          <w:p w14:paraId="6A9787DC" w14:textId="77777777" w:rsidR="006A20B6" w:rsidRPr="006A20B6" w:rsidRDefault="006A20B6" w:rsidP="006A20B6">
            <w:pPr>
              <w:spacing w:line="240" w:lineRule="auto"/>
              <w:rPr>
                <w:ins w:id="2380" w:author="Gregory Koenig" w:date="2019-10-15T23:14:00Z"/>
                <w:rFonts w:ascii="Arial" w:eastAsia="Times New Roman" w:hAnsi="Arial" w:cs="Arial"/>
                <w:b w:val="0"/>
                <w:color w:val="000000"/>
                <w:sz w:val="22"/>
                <w:lang w:val="fr-FR"/>
                <w:rPrChange w:id="2381" w:author="Gregory Koenig" w:date="2019-10-15T23:14:00Z">
                  <w:rPr>
                    <w:ins w:id="2382" w:author="Gregory Koenig" w:date="2019-10-15T23:14:00Z"/>
                    <w:rFonts w:ascii="Arial" w:eastAsia="Times New Roman" w:hAnsi="Arial" w:cs="Arial"/>
                    <w:b w:val="0"/>
                    <w:color w:val="000000"/>
                    <w:sz w:val="22"/>
                  </w:rPr>
                </w:rPrChange>
              </w:rPr>
            </w:pPr>
            <w:ins w:id="2383" w:author="Gregory Koenig" w:date="2019-10-15T23:14:00Z">
              <w:r w:rsidRPr="006A20B6">
                <w:rPr>
                  <w:rFonts w:ascii="Arial" w:eastAsia="Times New Roman" w:hAnsi="Arial" w:cs="Arial"/>
                  <w:b w:val="0"/>
                  <w:color w:val="000000"/>
                  <w:sz w:val="22"/>
                  <w:lang w:val="fr-FR"/>
                  <w:rPrChange w:id="2384" w:author="Gregory Koenig" w:date="2019-10-15T23:14:00Z">
                    <w:rPr>
                      <w:rFonts w:ascii="Arial" w:eastAsia="Times New Roman" w:hAnsi="Arial" w:cs="Arial"/>
                      <w:b w:val="0"/>
                      <w:color w:val="000000"/>
                      <w:sz w:val="22"/>
                    </w:rPr>
                  </w:rPrChange>
                </w:rPr>
                <w:t> </w:t>
              </w:r>
            </w:ins>
          </w:p>
        </w:tc>
      </w:tr>
      <w:tr w:rsidR="006A20B6" w:rsidRPr="006A20B6" w14:paraId="387D1D2E" w14:textId="77777777" w:rsidTr="006A20B6">
        <w:trPr>
          <w:trHeight w:val="1400"/>
          <w:ins w:id="2385"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157833F8" w14:textId="77777777" w:rsidR="006A20B6" w:rsidRPr="006A20B6" w:rsidRDefault="006A20B6" w:rsidP="006A20B6">
            <w:pPr>
              <w:spacing w:line="240" w:lineRule="auto"/>
              <w:rPr>
                <w:ins w:id="2386" w:author="Gregory Koenig" w:date="2019-10-15T23:14:00Z"/>
                <w:rFonts w:ascii="Arial" w:eastAsia="Times New Roman" w:hAnsi="Arial" w:cs="Arial"/>
                <w:b w:val="0"/>
                <w:color w:val="000000"/>
                <w:sz w:val="22"/>
              </w:rPr>
            </w:pPr>
            <w:ins w:id="2387"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3F6E629F" w14:textId="77777777" w:rsidR="006A20B6" w:rsidRPr="006A20B6" w:rsidRDefault="006A20B6" w:rsidP="006A20B6">
            <w:pPr>
              <w:spacing w:line="240" w:lineRule="auto"/>
              <w:rPr>
                <w:ins w:id="2388" w:author="Gregory Koenig" w:date="2019-10-15T23:14:00Z"/>
                <w:rFonts w:ascii="Calibri" w:eastAsia="Times New Roman" w:hAnsi="Calibri" w:cs="Calibri"/>
                <w:b w:val="0"/>
                <w:color w:val="0563C1"/>
                <w:sz w:val="22"/>
                <w:u w:val="single"/>
              </w:rPr>
            </w:pPr>
            <w:ins w:id="2389"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"http://jira.actency.fr/browse/CJDRU-22"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CJDRU-22</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08CA4A14" w14:textId="77777777" w:rsidR="006A20B6" w:rsidRPr="006A20B6" w:rsidRDefault="006A20B6" w:rsidP="006A20B6">
            <w:pPr>
              <w:spacing w:line="240" w:lineRule="auto"/>
              <w:rPr>
                <w:ins w:id="2390" w:author="Gregory Koenig" w:date="2019-10-15T23:14:00Z"/>
                <w:rFonts w:ascii="Arial" w:eastAsia="Times New Roman" w:hAnsi="Arial" w:cs="Arial"/>
                <w:b w:val="0"/>
                <w:color w:val="000000"/>
                <w:sz w:val="22"/>
                <w:lang w:val="fr-FR"/>
                <w:rPrChange w:id="2391" w:author="Gregory Koenig" w:date="2019-10-15T23:14:00Z">
                  <w:rPr>
                    <w:ins w:id="2392" w:author="Gregory Koenig" w:date="2019-10-15T23:14:00Z"/>
                    <w:rFonts w:ascii="Arial" w:eastAsia="Times New Roman" w:hAnsi="Arial" w:cs="Arial"/>
                    <w:b w:val="0"/>
                    <w:color w:val="000000"/>
                    <w:sz w:val="22"/>
                  </w:rPr>
                </w:rPrChange>
              </w:rPr>
            </w:pPr>
            <w:ins w:id="2393" w:author="Gregory Koenig" w:date="2019-10-15T23:14:00Z">
              <w:r w:rsidRPr="006A20B6">
                <w:rPr>
                  <w:rFonts w:ascii="Arial" w:eastAsia="Times New Roman" w:hAnsi="Arial" w:cs="Arial"/>
                  <w:b w:val="0"/>
                  <w:color w:val="000000"/>
                  <w:sz w:val="22"/>
                  <w:lang w:val="fr-FR"/>
                  <w:rPrChange w:id="2394" w:author="Gregory Koenig" w:date="2019-10-15T23:14:00Z">
                    <w:rPr>
                      <w:rFonts w:ascii="Arial" w:eastAsia="Times New Roman" w:hAnsi="Arial" w:cs="Arial"/>
                      <w:b w:val="0"/>
                      <w:color w:val="000000"/>
                      <w:sz w:val="22"/>
                    </w:rPr>
                  </w:rPrChange>
                </w:rPr>
                <w:t xml:space="preserve">En tant que membre je souhaite pouvoir insérer des médias externes ou interne avec un </w:t>
              </w:r>
              <w:proofErr w:type="spellStart"/>
              <w:r w:rsidRPr="006A20B6">
                <w:rPr>
                  <w:rFonts w:ascii="Arial" w:eastAsia="Times New Roman" w:hAnsi="Arial" w:cs="Arial"/>
                  <w:b w:val="0"/>
                  <w:color w:val="000000"/>
                  <w:sz w:val="22"/>
                  <w:lang w:val="fr-FR"/>
                  <w:rPrChange w:id="2395" w:author="Gregory Koenig" w:date="2019-10-15T23:14:00Z">
                    <w:rPr>
                      <w:rFonts w:ascii="Arial" w:eastAsia="Times New Roman" w:hAnsi="Arial" w:cs="Arial"/>
                      <w:b w:val="0"/>
                      <w:color w:val="000000"/>
                      <w:sz w:val="22"/>
                    </w:rPr>
                  </w:rPrChange>
                </w:rPr>
                <w:t>formattage</w:t>
              </w:r>
              <w:proofErr w:type="spellEnd"/>
              <w:r w:rsidRPr="006A20B6">
                <w:rPr>
                  <w:rFonts w:ascii="Arial" w:eastAsia="Times New Roman" w:hAnsi="Arial" w:cs="Arial"/>
                  <w:b w:val="0"/>
                  <w:color w:val="000000"/>
                  <w:sz w:val="22"/>
                  <w:lang w:val="fr-FR"/>
                  <w:rPrChange w:id="2396" w:author="Gregory Koenig" w:date="2019-10-15T23:14:00Z">
                    <w:rPr>
                      <w:rFonts w:ascii="Arial" w:eastAsia="Times New Roman" w:hAnsi="Arial" w:cs="Arial"/>
                      <w:b w:val="0"/>
                      <w:color w:val="000000"/>
                      <w:sz w:val="22"/>
                    </w:rPr>
                  </w:rPrChange>
                </w:rPr>
                <w:t xml:space="preserve"> approprié à l'affichage dans mes réponses</w:t>
              </w:r>
            </w:ins>
          </w:p>
        </w:tc>
        <w:tc>
          <w:tcPr>
            <w:tcW w:w="3920" w:type="dxa"/>
            <w:tcBorders>
              <w:top w:val="nil"/>
              <w:left w:val="nil"/>
              <w:bottom w:val="single" w:sz="4" w:space="0" w:color="000000"/>
              <w:right w:val="single" w:sz="4" w:space="0" w:color="000000"/>
            </w:tcBorders>
            <w:shd w:val="clear" w:color="auto" w:fill="auto"/>
            <w:hideMark/>
          </w:tcPr>
          <w:p w14:paraId="53888C59" w14:textId="77777777" w:rsidR="006A20B6" w:rsidRPr="006A20B6" w:rsidRDefault="006A20B6" w:rsidP="006A20B6">
            <w:pPr>
              <w:spacing w:line="240" w:lineRule="auto"/>
              <w:rPr>
                <w:ins w:id="2397" w:author="Gregory Koenig" w:date="2019-10-15T23:14:00Z"/>
                <w:rFonts w:ascii="Arial" w:eastAsia="Times New Roman" w:hAnsi="Arial" w:cs="Arial"/>
                <w:b w:val="0"/>
                <w:color w:val="000000"/>
                <w:sz w:val="22"/>
                <w:lang w:val="fr-FR"/>
                <w:rPrChange w:id="2398" w:author="Gregory Koenig" w:date="2019-10-15T23:14:00Z">
                  <w:rPr>
                    <w:ins w:id="2399" w:author="Gregory Koenig" w:date="2019-10-15T23:14:00Z"/>
                    <w:rFonts w:ascii="Arial" w:eastAsia="Times New Roman" w:hAnsi="Arial" w:cs="Arial"/>
                    <w:b w:val="0"/>
                    <w:color w:val="000000"/>
                    <w:sz w:val="22"/>
                  </w:rPr>
                </w:rPrChange>
              </w:rPr>
            </w:pPr>
            <w:ins w:id="2400" w:author="Gregory Koenig" w:date="2019-10-15T23:14:00Z">
              <w:r w:rsidRPr="006A20B6">
                <w:rPr>
                  <w:rFonts w:ascii="Arial" w:eastAsia="Times New Roman" w:hAnsi="Arial" w:cs="Arial"/>
                  <w:b w:val="0"/>
                  <w:color w:val="000000"/>
                  <w:sz w:val="22"/>
                  <w:lang w:val="fr-FR"/>
                  <w:rPrChange w:id="2401" w:author="Gregory Koenig" w:date="2019-10-15T23:14:00Z">
                    <w:rPr>
                      <w:rFonts w:ascii="Arial" w:eastAsia="Times New Roman" w:hAnsi="Arial" w:cs="Arial"/>
                      <w:b w:val="0"/>
                      <w:color w:val="000000"/>
                      <w:sz w:val="22"/>
                    </w:rPr>
                  </w:rPrChange>
                </w:rPr>
                <w:t> </w:t>
              </w:r>
            </w:ins>
          </w:p>
        </w:tc>
      </w:tr>
      <w:tr w:rsidR="006A20B6" w:rsidRPr="006A20B6" w14:paraId="22A5DD81" w14:textId="77777777" w:rsidTr="006A20B6">
        <w:trPr>
          <w:trHeight w:val="840"/>
          <w:ins w:id="2402"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32D5484D" w14:textId="77777777" w:rsidR="006A20B6" w:rsidRPr="006A20B6" w:rsidRDefault="006A20B6" w:rsidP="006A20B6">
            <w:pPr>
              <w:spacing w:line="240" w:lineRule="auto"/>
              <w:rPr>
                <w:ins w:id="2403" w:author="Gregory Koenig" w:date="2019-10-15T23:14:00Z"/>
                <w:rFonts w:ascii="Arial" w:eastAsia="Times New Roman" w:hAnsi="Arial" w:cs="Arial"/>
                <w:b w:val="0"/>
                <w:color w:val="000000"/>
                <w:sz w:val="22"/>
              </w:rPr>
            </w:pPr>
            <w:ins w:id="2404"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3B437C9A" w14:textId="77777777" w:rsidR="006A20B6" w:rsidRPr="006A20B6" w:rsidRDefault="006A20B6" w:rsidP="006A20B6">
            <w:pPr>
              <w:spacing w:line="240" w:lineRule="auto"/>
              <w:rPr>
                <w:ins w:id="2405" w:author="Gregory Koenig" w:date="2019-10-15T23:14:00Z"/>
                <w:rFonts w:ascii="Calibri" w:eastAsia="Times New Roman" w:hAnsi="Calibri" w:cs="Calibri"/>
                <w:b w:val="0"/>
                <w:color w:val="0563C1"/>
                <w:sz w:val="22"/>
                <w:u w:val="single"/>
              </w:rPr>
            </w:pPr>
            <w:ins w:id="2406"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"http://jira.actency.fr/browse/CJDRU-21"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CJDRU-21</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270FF67D" w14:textId="77777777" w:rsidR="006A20B6" w:rsidRPr="006A20B6" w:rsidRDefault="006A20B6" w:rsidP="006A20B6">
            <w:pPr>
              <w:spacing w:line="240" w:lineRule="auto"/>
              <w:rPr>
                <w:ins w:id="2407" w:author="Gregory Koenig" w:date="2019-10-15T23:14:00Z"/>
                <w:rFonts w:ascii="Arial" w:eastAsia="Times New Roman" w:hAnsi="Arial" w:cs="Arial"/>
                <w:b w:val="0"/>
                <w:color w:val="000000"/>
                <w:sz w:val="22"/>
                <w:lang w:val="fr-FR"/>
                <w:rPrChange w:id="2408" w:author="Gregory Koenig" w:date="2019-10-15T23:14:00Z">
                  <w:rPr>
                    <w:ins w:id="2409" w:author="Gregory Koenig" w:date="2019-10-15T23:14:00Z"/>
                    <w:rFonts w:ascii="Arial" w:eastAsia="Times New Roman" w:hAnsi="Arial" w:cs="Arial"/>
                    <w:b w:val="0"/>
                    <w:color w:val="000000"/>
                    <w:sz w:val="22"/>
                  </w:rPr>
                </w:rPrChange>
              </w:rPr>
            </w:pPr>
            <w:ins w:id="2410" w:author="Gregory Koenig" w:date="2019-10-15T23:14:00Z">
              <w:r w:rsidRPr="006A20B6">
                <w:rPr>
                  <w:rFonts w:ascii="Arial" w:eastAsia="Times New Roman" w:hAnsi="Arial" w:cs="Arial"/>
                  <w:b w:val="0"/>
                  <w:color w:val="000000"/>
                  <w:sz w:val="22"/>
                  <w:lang w:val="fr-FR"/>
                  <w:rPrChange w:id="2411" w:author="Gregory Koenig" w:date="2019-10-15T23:14:00Z">
                    <w:rPr>
                      <w:rFonts w:ascii="Arial" w:eastAsia="Times New Roman" w:hAnsi="Arial" w:cs="Arial"/>
                      <w:b w:val="0"/>
                      <w:color w:val="000000"/>
                      <w:sz w:val="22"/>
                    </w:rPr>
                  </w:rPrChange>
                </w:rPr>
                <w:t>En tant que membre je souhaite pouvoir formatter mes réponses avec un minimum d'options</w:t>
              </w:r>
            </w:ins>
          </w:p>
        </w:tc>
        <w:tc>
          <w:tcPr>
            <w:tcW w:w="3920" w:type="dxa"/>
            <w:tcBorders>
              <w:top w:val="nil"/>
              <w:left w:val="nil"/>
              <w:bottom w:val="single" w:sz="4" w:space="0" w:color="000000"/>
              <w:right w:val="single" w:sz="4" w:space="0" w:color="000000"/>
            </w:tcBorders>
            <w:shd w:val="clear" w:color="auto" w:fill="auto"/>
            <w:hideMark/>
          </w:tcPr>
          <w:p w14:paraId="2A6FEB62" w14:textId="77777777" w:rsidR="006A20B6" w:rsidRPr="006A20B6" w:rsidRDefault="006A20B6" w:rsidP="006A20B6">
            <w:pPr>
              <w:spacing w:line="240" w:lineRule="auto"/>
              <w:rPr>
                <w:ins w:id="2412" w:author="Gregory Koenig" w:date="2019-10-15T23:14:00Z"/>
                <w:rFonts w:ascii="Arial" w:eastAsia="Times New Roman" w:hAnsi="Arial" w:cs="Arial"/>
                <w:b w:val="0"/>
                <w:color w:val="000000"/>
                <w:sz w:val="22"/>
                <w:lang w:val="fr-FR"/>
                <w:rPrChange w:id="2413" w:author="Gregory Koenig" w:date="2019-10-15T23:14:00Z">
                  <w:rPr>
                    <w:ins w:id="2414" w:author="Gregory Koenig" w:date="2019-10-15T23:14:00Z"/>
                    <w:rFonts w:ascii="Arial" w:eastAsia="Times New Roman" w:hAnsi="Arial" w:cs="Arial"/>
                    <w:b w:val="0"/>
                    <w:color w:val="000000"/>
                    <w:sz w:val="22"/>
                  </w:rPr>
                </w:rPrChange>
              </w:rPr>
            </w:pPr>
            <w:ins w:id="2415" w:author="Gregory Koenig" w:date="2019-10-15T23:14:00Z">
              <w:r w:rsidRPr="006A20B6">
                <w:rPr>
                  <w:rFonts w:ascii="Arial" w:eastAsia="Times New Roman" w:hAnsi="Arial" w:cs="Arial"/>
                  <w:b w:val="0"/>
                  <w:color w:val="000000"/>
                  <w:sz w:val="22"/>
                  <w:lang w:val="fr-FR"/>
                  <w:rPrChange w:id="2416" w:author="Gregory Koenig" w:date="2019-10-15T23:14:00Z">
                    <w:rPr>
                      <w:rFonts w:ascii="Arial" w:eastAsia="Times New Roman" w:hAnsi="Arial" w:cs="Arial"/>
                      <w:b w:val="0"/>
                      <w:color w:val="000000"/>
                      <w:sz w:val="22"/>
                    </w:rPr>
                  </w:rPrChange>
                </w:rPr>
                <w:t> </w:t>
              </w:r>
            </w:ins>
          </w:p>
        </w:tc>
      </w:tr>
      <w:tr w:rsidR="006A20B6" w:rsidRPr="006A20B6" w14:paraId="2B22F947" w14:textId="77777777" w:rsidTr="006A20B6">
        <w:trPr>
          <w:trHeight w:val="840"/>
          <w:ins w:id="2417"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502F5B9B" w14:textId="77777777" w:rsidR="006A20B6" w:rsidRPr="006A20B6" w:rsidRDefault="006A20B6" w:rsidP="006A20B6">
            <w:pPr>
              <w:spacing w:line="240" w:lineRule="auto"/>
              <w:rPr>
                <w:ins w:id="2418" w:author="Gregory Koenig" w:date="2019-10-15T23:14:00Z"/>
                <w:rFonts w:ascii="Arial" w:eastAsia="Times New Roman" w:hAnsi="Arial" w:cs="Arial"/>
                <w:b w:val="0"/>
                <w:color w:val="000000"/>
                <w:sz w:val="22"/>
              </w:rPr>
            </w:pPr>
            <w:ins w:id="2419"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43DA168F" w14:textId="77777777" w:rsidR="006A20B6" w:rsidRPr="006A20B6" w:rsidRDefault="006A20B6" w:rsidP="006A20B6">
            <w:pPr>
              <w:spacing w:line="240" w:lineRule="auto"/>
              <w:rPr>
                <w:ins w:id="2420" w:author="Gregory Koenig" w:date="2019-10-15T23:14:00Z"/>
                <w:rFonts w:ascii="Calibri" w:eastAsia="Times New Roman" w:hAnsi="Calibri" w:cs="Calibri"/>
                <w:b w:val="0"/>
                <w:color w:val="0563C1"/>
                <w:sz w:val="22"/>
                <w:u w:val="single"/>
              </w:rPr>
            </w:pPr>
            <w:ins w:id="2421"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"http://jira.actency.fr/browse/CJDRU-20"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CJDRU-20</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20A05035" w14:textId="77777777" w:rsidR="006A20B6" w:rsidRPr="006A20B6" w:rsidRDefault="006A20B6" w:rsidP="006A20B6">
            <w:pPr>
              <w:spacing w:line="240" w:lineRule="auto"/>
              <w:rPr>
                <w:ins w:id="2422" w:author="Gregory Koenig" w:date="2019-10-15T23:14:00Z"/>
                <w:rFonts w:ascii="Arial" w:eastAsia="Times New Roman" w:hAnsi="Arial" w:cs="Arial"/>
                <w:b w:val="0"/>
                <w:color w:val="000000"/>
                <w:sz w:val="22"/>
                <w:lang w:val="fr-FR"/>
                <w:rPrChange w:id="2423" w:author="Gregory Koenig" w:date="2019-10-15T23:14:00Z">
                  <w:rPr>
                    <w:ins w:id="2424" w:author="Gregory Koenig" w:date="2019-10-15T23:14:00Z"/>
                    <w:rFonts w:ascii="Arial" w:eastAsia="Times New Roman" w:hAnsi="Arial" w:cs="Arial"/>
                    <w:b w:val="0"/>
                    <w:color w:val="000000"/>
                    <w:sz w:val="22"/>
                  </w:rPr>
                </w:rPrChange>
              </w:rPr>
            </w:pPr>
            <w:ins w:id="2425" w:author="Gregory Koenig" w:date="2019-10-15T23:14:00Z">
              <w:r w:rsidRPr="006A20B6">
                <w:rPr>
                  <w:rFonts w:ascii="Arial" w:eastAsia="Times New Roman" w:hAnsi="Arial" w:cs="Arial"/>
                  <w:b w:val="0"/>
                  <w:color w:val="000000"/>
                  <w:sz w:val="22"/>
                  <w:lang w:val="fr-FR"/>
                  <w:rPrChange w:id="2426" w:author="Gregory Koenig" w:date="2019-10-15T23:14:00Z">
                    <w:rPr>
                      <w:rFonts w:ascii="Arial" w:eastAsia="Times New Roman" w:hAnsi="Arial" w:cs="Arial"/>
                      <w:b w:val="0"/>
                      <w:color w:val="000000"/>
                      <w:sz w:val="22"/>
                    </w:rPr>
                  </w:rPrChange>
                </w:rPr>
                <w:t>En tant que membre je souhaite pouvoir insérer des émoticons dans ma réponse</w:t>
              </w:r>
            </w:ins>
          </w:p>
        </w:tc>
        <w:tc>
          <w:tcPr>
            <w:tcW w:w="3920" w:type="dxa"/>
            <w:tcBorders>
              <w:top w:val="nil"/>
              <w:left w:val="nil"/>
              <w:bottom w:val="single" w:sz="4" w:space="0" w:color="000000"/>
              <w:right w:val="single" w:sz="4" w:space="0" w:color="000000"/>
            </w:tcBorders>
            <w:shd w:val="clear" w:color="auto" w:fill="auto"/>
            <w:hideMark/>
          </w:tcPr>
          <w:p w14:paraId="4131B614" w14:textId="77777777" w:rsidR="006A20B6" w:rsidRPr="006A20B6" w:rsidRDefault="006A20B6" w:rsidP="006A20B6">
            <w:pPr>
              <w:spacing w:line="240" w:lineRule="auto"/>
              <w:rPr>
                <w:ins w:id="2427" w:author="Gregory Koenig" w:date="2019-10-15T23:14:00Z"/>
                <w:rFonts w:ascii="Arial" w:eastAsia="Times New Roman" w:hAnsi="Arial" w:cs="Arial"/>
                <w:b w:val="0"/>
                <w:color w:val="000000"/>
                <w:sz w:val="22"/>
              </w:rPr>
            </w:pPr>
            <w:proofErr w:type="spellStart"/>
            <w:ins w:id="2428"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3</w:t>
              </w:r>
            </w:ins>
          </w:p>
        </w:tc>
      </w:tr>
    </w:tbl>
    <w:p w14:paraId="17B46E07" w14:textId="59AEF511" w:rsidR="006A20B6" w:rsidRDefault="006A20B6">
      <w:pPr>
        <w:rPr>
          <w:ins w:id="2429" w:author="Gregory Koenig" w:date="2019-10-15T23:14:00Z"/>
          <w:lang w:val="fr-FR"/>
        </w:rPr>
      </w:pPr>
    </w:p>
    <w:p w14:paraId="27FC7EC5" w14:textId="77777777" w:rsidR="006A20B6" w:rsidRDefault="006A20B6">
      <w:pPr>
        <w:spacing w:after="200"/>
        <w:rPr>
          <w:ins w:id="2430" w:author="Gregory Koenig" w:date="2019-10-15T23:14:00Z"/>
          <w:lang w:val="fr-FR"/>
        </w:rPr>
      </w:pPr>
      <w:ins w:id="2431" w:author="Gregory Koenig" w:date="2019-10-15T23:14:00Z">
        <w:r>
          <w:rPr>
            <w:lang w:val="fr-FR"/>
          </w:rPr>
          <w:br w:type="page"/>
        </w:r>
      </w:ins>
    </w:p>
    <w:tbl>
      <w:tblPr>
        <w:tblW w:w="10120" w:type="dxa"/>
        <w:tblLook w:val="04A0" w:firstRow="1" w:lastRow="0" w:firstColumn="1" w:lastColumn="0" w:noHBand="0" w:noVBand="1"/>
      </w:tblPr>
      <w:tblGrid>
        <w:gridCol w:w="1280"/>
        <w:gridCol w:w="1000"/>
        <w:gridCol w:w="3920"/>
        <w:gridCol w:w="3920"/>
      </w:tblGrid>
      <w:tr w:rsidR="006A20B6" w:rsidRPr="006A20B6" w14:paraId="40F5A9F1" w14:textId="77777777" w:rsidTr="006A20B6">
        <w:trPr>
          <w:trHeight w:val="840"/>
          <w:ins w:id="2432" w:author="Gregory Koenig" w:date="2019-10-15T23:14:00Z"/>
        </w:trPr>
        <w:tc>
          <w:tcPr>
            <w:tcW w:w="1280" w:type="dxa"/>
            <w:tcBorders>
              <w:top w:val="single" w:sz="4" w:space="0" w:color="000000"/>
              <w:left w:val="single" w:sz="4" w:space="0" w:color="000000"/>
              <w:bottom w:val="single" w:sz="4" w:space="0" w:color="000000"/>
              <w:right w:val="single" w:sz="4" w:space="0" w:color="000000"/>
            </w:tcBorders>
            <w:shd w:val="clear" w:color="auto" w:fill="auto"/>
            <w:hideMark/>
          </w:tcPr>
          <w:p w14:paraId="5027EF82" w14:textId="77777777" w:rsidR="006A20B6" w:rsidRPr="006A20B6" w:rsidRDefault="006A20B6" w:rsidP="006A20B6">
            <w:pPr>
              <w:spacing w:line="240" w:lineRule="auto"/>
              <w:rPr>
                <w:ins w:id="2433" w:author="Gregory Koenig" w:date="2019-10-15T23:14:00Z"/>
                <w:rFonts w:ascii="Arial" w:eastAsia="Times New Roman" w:hAnsi="Arial" w:cs="Arial"/>
                <w:b w:val="0"/>
                <w:color w:val="000000"/>
                <w:sz w:val="22"/>
              </w:rPr>
            </w:pPr>
            <w:ins w:id="2434" w:author="Gregory Koenig" w:date="2019-10-15T23:14:00Z">
              <w:r w:rsidRPr="006A20B6">
                <w:rPr>
                  <w:rFonts w:ascii="Arial" w:eastAsia="Times New Roman" w:hAnsi="Arial" w:cs="Arial"/>
                  <w:b w:val="0"/>
                  <w:color w:val="000000"/>
                  <w:sz w:val="22"/>
                </w:rPr>
                <w:lastRenderedPageBreak/>
                <w:t>User Story</w:t>
              </w:r>
            </w:ins>
          </w:p>
        </w:tc>
        <w:tc>
          <w:tcPr>
            <w:tcW w:w="1000" w:type="dxa"/>
            <w:tcBorders>
              <w:top w:val="single" w:sz="4" w:space="0" w:color="000000"/>
              <w:left w:val="nil"/>
              <w:bottom w:val="single" w:sz="4" w:space="0" w:color="000000"/>
              <w:right w:val="single" w:sz="4" w:space="0" w:color="000000"/>
            </w:tcBorders>
            <w:shd w:val="clear" w:color="auto" w:fill="auto"/>
            <w:hideMark/>
          </w:tcPr>
          <w:p w14:paraId="271C1B7B" w14:textId="77777777" w:rsidR="006A20B6" w:rsidRPr="006A20B6" w:rsidRDefault="006A20B6" w:rsidP="006A20B6">
            <w:pPr>
              <w:spacing w:line="240" w:lineRule="auto"/>
              <w:rPr>
                <w:ins w:id="2435" w:author="Gregory Koenig" w:date="2019-10-15T23:14:00Z"/>
                <w:rFonts w:ascii="Calibri" w:eastAsia="Times New Roman" w:hAnsi="Calibri" w:cs="Calibri"/>
                <w:b w:val="0"/>
                <w:color w:val="0563C1"/>
                <w:sz w:val="22"/>
                <w:u w:val="single"/>
              </w:rPr>
            </w:pPr>
            <w:ins w:id="2436"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"http://jira.actency.fr/browse/CJDRU-19"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CJDRU-19</w:t>
              </w:r>
              <w:r w:rsidRPr="006A20B6">
                <w:rPr>
                  <w:rFonts w:ascii="Calibri" w:eastAsia="Times New Roman" w:hAnsi="Calibri" w:cs="Calibri"/>
                  <w:b w:val="0"/>
                  <w:color w:val="0563C1"/>
                  <w:sz w:val="22"/>
                  <w:u w:val="single"/>
                </w:rPr>
                <w:fldChar w:fldCharType="end"/>
              </w:r>
            </w:ins>
          </w:p>
        </w:tc>
        <w:tc>
          <w:tcPr>
            <w:tcW w:w="3920" w:type="dxa"/>
            <w:tcBorders>
              <w:top w:val="single" w:sz="4" w:space="0" w:color="000000"/>
              <w:left w:val="nil"/>
              <w:bottom w:val="single" w:sz="4" w:space="0" w:color="000000"/>
              <w:right w:val="single" w:sz="4" w:space="0" w:color="000000"/>
            </w:tcBorders>
            <w:shd w:val="clear" w:color="auto" w:fill="auto"/>
            <w:hideMark/>
          </w:tcPr>
          <w:p w14:paraId="7C56FB92" w14:textId="77777777" w:rsidR="006A20B6" w:rsidRPr="006A20B6" w:rsidRDefault="006A20B6" w:rsidP="006A20B6">
            <w:pPr>
              <w:spacing w:line="240" w:lineRule="auto"/>
              <w:rPr>
                <w:ins w:id="2437" w:author="Gregory Koenig" w:date="2019-10-15T23:14:00Z"/>
                <w:rFonts w:ascii="Arial" w:eastAsia="Times New Roman" w:hAnsi="Arial" w:cs="Arial"/>
                <w:b w:val="0"/>
                <w:color w:val="000000"/>
                <w:sz w:val="22"/>
                <w:lang w:val="fr-FR"/>
                <w:rPrChange w:id="2438" w:author="Gregory Koenig" w:date="2019-10-15T23:14:00Z">
                  <w:rPr>
                    <w:ins w:id="2439" w:author="Gregory Koenig" w:date="2019-10-15T23:14:00Z"/>
                    <w:rFonts w:ascii="Arial" w:eastAsia="Times New Roman" w:hAnsi="Arial" w:cs="Arial"/>
                    <w:b w:val="0"/>
                    <w:color w:val="000000"/>
                    <w:sz w:val="22"/>
                  </w:rPr>
                </w:rPrChange>
              </w:rPr>
            </w:pPr>
            <w:ins w:id="2440" w:author="Gregory Koenig" w:date="2019-10-15T23:14:00Z">
              <w:r w:rsidRPr="006A20B6">
                <w:rPr>
                  <w:rFonts w:ascii="Arial" w:eastAsia="Times New Roman" w:hAnsi="Arial" w:cs="Arial"/>
                  <w:b w:val="0"/>
                  <w:color w:val="000000"/>
                  <w:sz w:val="22"/>
                  <w:lang w:val="fr-FR"/>
                  <w:rPrChange w:id="2441" w:author="Gregory Koenig" w:date="2019-10-15T23:14:00Z">
                    <w:rPr>
                      <w:rFonts w:ascii="Arial" w:eastAsia="Times New Roman" w:hAnsi="Arial" w:cs="Arial"/>
                      <w:b w:val="0"/>
                      <w:color w:val="000000"/>
                      <w:sz w:val="22"/>
                    </w:rPr>
                  </w:rPrChange>
                </w:rPr>
                <w:t>En tant que membre je souhaite pouvoir mentionner un autre membre pour le notifier de ma réponse</w:t>
              </w:r>
            </w:ins>
          </w:p>
        </w:tc>
        <w:tc>
          <w:tcPr>
            <w:tcW w:w="3920" w:type="dxa"/>
            <w:tcBorders>
              <w:top w:val="single" w:sz="4" w:space="0" w:color="000000"/>
              <w:left w:val="nil"/>
              <w:bottom w:val="single" w:sz="4" w:space="0" w:color="000000"/>
              <w:right w:val="single" w:sz="4" w:space="0" w:color="000000"/>
            </w:tcBorders>
            <w:shd w:val="clear" w:color="auto" w:fill="auto"/>
            <w:hideMark/>
          </w:tcPr>
          <w:p w14:paraId="2FFE1197" w14:textId="77777777" w:rsidR="006A20B6" w:rsidRPr="006A20B6" w:rsidRDefault="006A20B6" w:rsidP="006A20B6">
            <w:pPr>
              <w:spacing w:line="240" w:lineRule="auto"/>
              <w:rPr>
                <w:ins w:id="2442" w:author="Gregory Koenig" w:date="2019-10-15T23:14:00Z"/>
                <w:rFonts w:ascii="Arial" w:eastAsia="Times New Roman" w:hAnsi="Arial" w:cs="Arial"/>
                <w:b w:val="0"/>
                <w:color w:val="000000"/>
                <w:sz w:val="22"/>
              </w:rPr>
            </w:pPr>
            <w:proofErr w:type="spellStart"/>
            <w:ins w:id="2443"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3</w:t>
              </w:r>
            </w:ins>
          </w:p>
        </w:tc>
      </w:tr>
      <w:tr w:rsidR="006A20B6" w:rsidRPr="006A20B6" w14:paraId="10E6C411" w14:textId="77777777" w:rsidTr="006A20B6">
        <w:trPr>
          <w:trHeight w:val="840"/>
          <w:ins w:id="2444"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2B856575" w14:textId="77777777" w:rsidR="006A20B6" w:rsidRPr="006A20B6" w:rsidRDefault="006A20B6" w:rsidP="006A20B6">
            <w:pPr>
              <w:spacing w:line="240" w:lineRule="auto"/>
              <w:rPr>
                <w:ins w:id="2445" w:author="Gregory Koenig" w:date="2019-10-15T23:14:00Z"/>
                <w:rFonts w:ascii="Arial" w:eastAsia="Times New Roman" w:hAnsi="Arial" w:cs="Arial"/>
                <w:b w:val="0"/>
                <w:color w:val="000000"/>
                <w:sz w:val="22"/>
              </w:rPr>
            </w:pPr>
            <w:ins w:id="2446"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37920A5A" w14:textId="77777777" w:rsidR="006A20B6" w:rsidRPr="006A20B6" w:rsidRDefault="006A20B6" w:rsidP="006A20B6">
            <w:pPr>
              <w:spacing w:line="240" w:lineRule="auto"/>
              <w:rPr>
                <w:ins w:id="2447" w:author="Gregory Koenig" w:date="2019-10-15T23:14:00Z"/>
                <w:rFonts w:ascii="Calibri" w:eastAsia="Times New Roman" w:hAnsi="Calibri" w:cs="Calibri"/>
                <w:b w:val="0"/>
                <w:color w:val="0563C1"/>
                <w:sz w:val="22"/>
                <w:u w:val="single"/>
              </w:rPr>
            </w:pPr>
            <w:ins w:id="2448"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"http://jira.actency.fr/browse/CJDRU-18"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CJDRU-18</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78A3F828" w14:textId="77777777" w:rsidR="006A20B6" w:rsidRPr="006A20B6" w:rsidRDefault="006A20B6" w:rsidP="006A20B6">
            <w:pPr>
              <w:spacing w:line="240" w:lineRule="auto"/>
              <w:rPr>
                <w:ins w:id="2449" w:author="Gregory Koenig" w:date="2019-10-15T23:14:00Z"/>
                <w:rFonts w:ascii="Arial" w:eastAsia="Times New Roman" w:hAnsi="Arial" w:cs="Arial"/>
                <w:b w:val="0"/>
                <w:color w:val="000000"/>
                <w:sz w:val="22"/>
                <w:lang w:val="fr-FR"/>
                <w:rPrChange w:id="2450" w:author="Gregory Koenig" w:date="2019-10-15T23:14:00Z">
                  <w:rPr>
                    <w:ins w:id="2451" w:author="Gregory Koenig" w:date="2019-10-15T23:14:00Z"/>
                    <w:rFonts w:ascii="Arial" w:eastAsia="Times New Roman" w:hAnsi="Arial" w:cs="Arial"/>
                    <w:b w:val="0"/>
                    <w:color w:val="000000"/>
                    <w:sz w:val="22"/>
                  </w:rPr>
                </w:rPrChange>
              </w:rPr>
            </w:pPr>
            <w:ins w:id="2452" w:author="Gregory Koenig" w:date="2019-10-15T23:14:00Z">
              <w:r w:rsidRPr="006A20B6">
                <w:rPr>
                  <w:rFonts w:ascii="Arial" w:eastAsia="Times New Roman" w:hAnsi="Arial" w:cs="Arial"/>
                  <w:b w:val="0"/>
                  <w:color w:val="000000"/>
                  <w:sz w:val="22"/>
                  <w:lang w:val="fr-FR"/>
                  <w:rPrChange w:id="2453" w:author="Gregory Koenig" w:date="2019-10-15T23:14:00Z">
                    <w:rPr>
                      <w:rFonts w:ascii="Arial" w:eastAsia="Times New Roman" w:hAnsi="Arial" w:cs="Arial"/>
                      <w:b w:val="0"/>
                      <w:color w:val="000000"/>
                      <w:sz w:val="22"/>
                    </w:rPr>
                  </w:rPrChange>
                </w:rPr>
                <w:t>En tant que membre je souhaite pouvoir citer un autre membre en rédigeant une réponse</w:t>
              </w:r>
            </w:ins>
          </w:p>
        </w:tc>
        <w:tc>
          <w:tcPr>
            <w:tcW w:w="3920" w:type="dxa"/>
            <w:tcBorders>
              <w:top w:val="nil"/>
              <w:left w:val="nil"/>
              <w:bottom w:val="single" w:sz="4" w:space="0" w:color="000000"/>
              <w:right w:val="single" w:sz="4" w:space="0" w:color="000000"/>
            </w:tcBorders>
            <w:shd w:val="clear" w:color="auto" w:fill="auto"/>
            <w:hideMark/>
          </w:tcPr>
          <w:p w14:paraId="45741217" w14:textId="77777777" w:rsidR="006A20B6" w:rsidRPr="006A20B6" w:rsidRDefault="006A20B6" w:rsidP="006A20B6">
            <w:pPr>
              <w:spacing w:line="240" w:lineRule="auto"/>
              <w:rPr>
                <w:ins w:id="2454" w:author="Gregory Koenig" w:date="2019-10-15T23:14:00Z"/>
                <w:rFonts w:ascii="Arial" w:eastAsia="Times New Roman" w:hAnsi="Arial" w:cs="Arial"/>
                <w:b w:val="0"/>
                <w:color w:val="000000"/>
                <w:sz w:val="22"/>
              </w:rPr>
            </w:pPr>
            <w:proofErr w:type="spellStart"/>
            <w:ins w:id="2455"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4DF423D3" w14:textId="77777777" w:rsidTr="006A20B6">
        <w:trPr>
          <w:trHeight w:val="1120"/>
          <w:ins w:id="2456"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7FFC6D21" w14:textId="77777777" w:rsidR="006A20B6" w:rsidRPr="006A20B6" w:rsidRDefault="006A20B6" w:rsidP="006A20B6">
            <w:pPr>
              <w:spacing w:line="240" w:lineRule="auto"/>
              <w:rPr>
                <w:ins w:id="2457" w:author="Gregory Koenig" w:date="2019-10-15T23:14:00Z"/>
                <w:rFonts w:ascii="Arial" w:eastAsia="Times New Roman" w:hAnsi="Arial" w:cs="Arial"/>
                <w:b w:val="0"/>
                <w:color w:val="000000"/>
                <w:sz w:val="22"/>
              </w:rPr>
            </w:pPr>
            <w:ins w:id="2458"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11F38A98" w14:textId="77777777" w:rsidR="006A20B6" w:rsidRPr="006A20B6" w:rsidRDefault="006A20B6" w:rsidP="006A20B6">
            <w:pPr>
              <w:spacing w:line="240" w:lineRule="auto"/>
              <w:rPr>
                <w:ins w:id="2459" w:author="Gregory Koenig" w:date="2019-10-15T23:14:00Z"/>
                <w:rFonts w:ascii="Calibri" w:eastAsia="Times New Roman" w:hAnsi="Calibri" w:cs="Calibri"/>
                <w:b w:val="0"/>
                <w:color w:val="0563C1"/>
                <w:sz w:val="22"/>
                <w:u w:val="single"/>
              </w:rPr>
            </w:pPr>
            <w:ins w:id="2460"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"http://jira.actency.fr/browse/CJDRU-17"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CJDRU-17</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4718A995" w14:textId="77777777" w:rsidR="006A20B6" w:rsidRPr="006A20B6" w:rsidRDefault="006A20B6" w:rsidP="006A20B6">
            <w:pPr>
              <w:spacing w:line="240" w:lineRule="auto"/>
              <w:rPr>
                <w:ins w:id="2461" w:author="Gregory Koenig" w:date="2019-10-15T23:14:00Z"/>
                <w:rFonts w:ascii="Arial" w:eastAsia="Times New Roman" w:hAnsi="Arial" w:cs="Arial"/>
                <w:b w:val="0"/>
                <w:color w:val="000000"/>
                <w:sz w:val="22"/>
                <w:lang w:val="fr-FR"/>
                <w:rPrChange w:id="2462" w:author="Gregory Koenig" w:date="2019-10-15T23:14:00Z">
                  <w:rPr>
                    <w:ins w:id="2463" w:author="Gregory Koenig" w:date="2019-10-15T23:14:00Z"/>
                    <w:rFonts w:ascii="Arial" w:eastAsia="Times New Roman" w:hAnsi="Arial" w:cs="Arial"/>
                    <w:b w:val="0"/>
                    <w:color w:val="000000"/>
                    <w:sz w:val="22"/>
                  </w:rPr>
                </w:rPrChange>
              </w:rPr>
            </w:pPr>
            <w:ins w:id="2464" w:author="Gregory Koenig" w:date="2019-10-15T23:14:00Z">
              <w:r w:rsidRPr="006A20B6">
                <w:rPr>
                  <w:rFonts w:ascii="Arial" w:eastAsia="Times New Roman" w:hAnsi="Arial" w:cs="Arial"/>
                  <w:b w:val="0"/>
                  <w:color w:val="000000"/>
                  <w:sz w:val="22"/>
                  <w:lang w:val="fr-FR"/>
                  <w:rPrChange w:id="2465" w:author="Gregory Koenig" w:date="2019-10-15T23:14:00Z">
                    <w:rPr>
                      <w:rFonts w:ascii="Arial" w:eastAsia="Times New Roman" w:hAnsi="Arial" w:cs="Arial"/>
                      <w:b w:val="0"/>
                      <w:color w:val="000000"/>
                      <w:sz w:val="22"/>
                    </w:rPr>
                  </w:rPrChange>
                </w:rPr>
                <w:t>En tant que modérateur je souhaite pouvoir éditer et dépublier les sujets de discussion et commentaires des autres membres</w:t>
              </w:r>
            </w:ins>
          </w:p>
        </w:tc>
        <w:tc>
          <w:tcPr>
            <w:tcW w:w="3920" w:type="dxa"/>
            <w:tcBorders>
              <w:top w:val="nil"/>
              <w:left w:val="nil"/>
              <w:bottom w:val="single" w:sz="4" w:space="0" w:color="000000"/>
              <w:right w:val="single" w:sz="4" w:space="0" w:color="000000"/>
            </w:tcBorders>
            <w:shd w:val="clear" w:color="auto" w:fill="auto"/>
            <w:hideMark/>
          </w:tcPr>
          <w:p w14:paraId="182E9418" w14:textId="77777777" w:rsidR="006A20B6" w:rsidRPr="006A20B6" w:rsidRDefault="006A20B6" w:rsidP="006A20B6">
            <w:pPr>
              <w:spacing w:line="240" w:lineRule="auto"/>
              <w:rPr>
                <w:ins w:id="2466" w:author="Gregory Koenig" w:date="2019-10-15T23:14:00Z"/>
                <w:rFonts w:ascii="Arial" w:eastAsia="Times New Roman" w:hAnsi="Arial" w:cs="Arial"/>
                <w:b w:val="0"/>
                <w:color w:val="000000"/>
                <w:sz w:val="22"/>
              </w:rPr>
            </w:pPr>
            <w:proofErr w:type="spellStart"/>
            <w:ins w:id="2467"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10D824C9" w14:textId="77777777" w:rsidTr="006A20B6">
        <w:trPr>
          <w:trHeight w:val="840"/>
          <w:ins w:id="2468"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2A0F3DF4" w14:textId="77777777" w:rsidR="006A20B6" w:rsidRPr="006A20B6" w:rsidRDefault="006A20B6" w:rsidP="006A20B6">
            <w:pPr>
              <w:spacing w:line="240" w:lineRule="auto"/>
              <w:rPr>
                <w:ins w:id="2469" w:author="Gregory Koenig" w:date="2019-10-15T23:14:00Z"/>
                <w:rFonts w:ascii="Arial" w:eastAsia="Times New Roman" w:hAnsi="Arial" w:cs="Arial"/>
                <w:b w:val="0"/>
                <w:color w:val="000000"/>
                <w:sz w:val="22"/>
              </w:rPr>
            </w:pPr>
            <w:ins w:id="2470"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25C88D7D" w14:textId="77777777" w:rsidR="006A20B6" w:rsidRPr="006A20B6" w:rsidRDefault="006A20B6" w:rsidP="006A20B6">
            <w:pPr>
              <w:spacing w:line="240" w:lineRule="auto"/>
              <w:rPr>
                <w:ins w:id="2471" w:author="Gregory Koenig" w:date="2019-10-15T23:14:00Z"/>
                <w:rFonts w:ascii="Calibri" w:eastAsia="Times New Roman" w:hAnsi="Calibri" w:cs="Calibri"/>
                <w:b w:val="0"/>
                <w:color w:val="0563C1"/>
                <w:sz w:val="22"/>
                <w:u w:val="single"/>
              </w:rPr>
            </w:pPr>
            <w:ins w:id="2472"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"http://jira.actency.fr/browse/CJDRU-16"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CJDRU-16</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19E8B1B4" w14:textId="77777777" w:rsidR="006A20B6" w:rsidRPr="006A20B6" w:rsidRDefault="006A20B6" w:rsidP="006A20B6">
            <w:pPr>
              <w:spacing w:line="240" w:lineRule="auto"/>
              <w:rPr>
                <w:ins w:id="2473" w:author="Gregory Koenig" w:date="2019-10-15T23:14:00Z"/>
                <w:rFonts w:ascii="Arial" w:eastAsia="Times New Roman" w:hAnsi="Arial" w:cs="Arial"/>
                <w:b w:val="0"/>
                <w:color w:val="000000"/>
                <w:sz w:val="22"/>
                <w:lang w:val="fr-FR"/>
                <w:rPrChange w:id="2474" w:author="Gregory Koenig" w:date="2019-10-15T23:14:00Z">
                  <w:rPr>
                    <w:ins w:id="2475" w:author="Gregory Koenig" w:date="2019-10-15T23:14:00Z"/>
                    <w:rFonts w:ascii="Arial" w:eastAsia="Times New Roman" w:hAnsi="Arial" w:cs="Arial"/>
                    <w:b w:val="0"/>
                    <w:color w:val="000000"/>
                    <w:sz w:val="22"/>
                  </w:rPr>
                </w:rPrChange>
              </w:rPr>
            </w:pPr>
            <w:ins w:id="2476" w:author="Gregory Koenig" w:date="2019-10-15T23:14:00Z">
              <w:r w:rsidRPr="006A20B6">
                <w:rPr>
                  <w:rFonts w:ascii="Arial" w:eastAsia="Times New Roman" w:hAnsi="Arial" w:cs="Arial"/>
                  <w:b w:val="0"/>
                  <w:color w:val="000000"/>
                  <w:sz w:val="22"/>
                  <w:lang w:val="fr-FR"/>
                  <w:rPrChange w:id="2477" w:author="Gregory Koenig" w:date="2019-10-15T23:14:00Z">
                    <w:rPr>
                      <w:rFonts w:ascii="Arial" w:eastAsia="Times New Roman" w:hAnsi="Arial" w:cs="Arial"/>
                      <w:b w:val="0"/>
                      <w:color w:val="000000"/>
                      <w:sz w:val="22"/>
                    </w:rPr>
                  </w:rPrChange>
                </w:rPr>
                <w:t>En tant que membre je souhaite pouvoir dépublier/supprimer mes propres sujets et commentaires</w:t>
              </w:r>
            </w:ins>
          </w:p>
        </w:tc>
        <w:tc>
          <w:tcPr>
            <w:tcW w:w="3920" w:type="dxa"/>
            <w:tcBorders>
              <w:top w:val="nil"/>
              <w:left w:val="nil"/>
              <w:bottom w:val="single" w:sz="4" w:space="0" w:color="000000"/>
              <w:right w:val="single" w:sz="4" w:space="0" w:color="000000"/>
            </w:tcBorders>
            <w:shd w:val="clear" w:color="auto" w:fill="auto"/>
            <w:hideMark/>
          </w:tcPr>
          <w:p w14:paraId="0EF61033" w14:textId="77777777" w:rsidR="006A20B6" w:rsidRPr="006A20B6" w:rsidRDefault="006A20B6" w:rsidP="006A20B6">
            <w:pPr>
              <w:spacing w:line="240" w:lineRule="auto"/>
              <w:rPr>
                <w:ins w:id="2478" w:author="Gregory Koenig" w:date="2019-10-15T23:14:00Z"/>
                <w:rFonts w:ascii="Arial" w:eastAsia="Times New Roman" w:hAnsi="Arial" w:cs="Arial"/>
                <w:b w:val="0"/>
                <w:color w:val="000000"/>
                <w:sz w:val="22"/>
              </w:rPr>
            </w:pPr>
            <w:proofErr w:type="spellStart"/>
            <w:ins w:id="2479"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7B5D5CD2" w14:textId="77777777" w:rsidTr="006A20B6">
        <w:trPr>
          <w:trHeight w:val="840"/>
          <w:ins w:id="2480"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4F07E598" w14:textId="77777777" w:rsidR="006A20B6" w:rsidRPr="006A20B6" w:rsidRDefault="006A20B6" w:rsidP="006A20B6">
            <w:pPr>
              <w:spacing w:line="240" w:lineRule="auto"/>
              <w:rPr>
                <w:ins w:id="2481" w:author="Gregory Koenig" w:date="2019-10-15T23:14:00Z"/>
                <w:rFonts w:ascii="Arial" w:eastAsia="Times New Roman" w:hAnsi="Arial" w:cs="Arial"/>
                <w:b w:val="0"/>
                <w:color w:val="000000"/>
                <w:sz w:val="22"/>
              </w:rPr>
            </w:pPr>
            <w:ins w:id="2482"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7CFFE95B" w14:textId="77777777" w:rsidR="006A20B6" w:rsidRPr="006A20B6" w:rsidRDefault="006A20B6" w:rsidP="006A20B6">
            <w:pPr>
              <w:spacing w:line="240" w:lineRule="auto"/>
              <w:rPr>
                <w:ins w:id="2483" w:author="Gregory Koenig" w:date="2019-10-15T23:14:00Z"/>
                <w:rFonts w:ascii="Calibri" w:eastAsia="Times New Roman" w:hAnsi="Calibri" w:cs="Calibri"/>
                <w:b w:val="0"/>
                <w:color w:val="0563C1"/>
                <w:sz w:val="22"/>
                <w:u w:val="single"/>
              </w:rPr>
            </w:pPr>
            <w:ins w:id="2484"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"http://jira.actency.fr/browse/CJDRU-15"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CJDRU-15</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00A852E8" w14:textId="77777777" w:rsidR="006A20B6" w:rsidRPr="006A20B6" w:rsidRDefault="006A20B6" w:rsidP="006A20B6">
            <w:pPr>
              <w:spacing w:line="240" w:lineRule="auto"/>
              <w:rPr>
                <w:ins w:id="2485" w:author="Gregory Koenig" w:date="2019-10-15T23:14:00Z"/>
                <w:rFonts w:ascii="Arial" w:eastAsia="Times New Roman" w:hAnsi="Arial" w:cs="Arial"/>
                <w:b w:val="0"/>
                <w:color w:val="000000"/>
                <w:sz w:val="22"/>
                <w:lang w:val="fr-FR"/>
                <w:rPrChange w:id="2486" w:author="Gregory Koenig" w:date="2019-10-15T23:14:00Z">
                  <w:rPr>
                    <w:ins w:id="2487" w:author="Gregory Koenig" w:date="2019-10-15T23:14:00Z"/>
                    <w:rFonts w:ascii="Arial" w:eastAsia="Times New Roman" w:hAnsi="Arial" w:cs="Arial"/>
                    <w:b w:val="0"/>
                    <w:color w:val="000000"/>
                    <w:sz w:val="22"/>
                  </w:rPr>
                </w:rPrChange>
              </w:rPr>
            </w:pPr>
            <w:ins w:id="2488" w:author="Gregory Koenig" w:date="2019-10-15T23:14:00Z">
              <w:r w:rsidRPr="006A20B6">
                <w:rPr>
                  <w:rFonts w:ascii="Arial" w:eastAsia="Times New Roman" w:hAnsi="Arial" w:cs="Arial"/>
                  <w:b w:val="0"/>
                  <w:color w:val="000000"/>
                  <w:sz w:val="22"/>
                  <w:lang w:val="fr-FR"/>
                  <w:rPrChange w:id="2489" w:author="Gregory Koenig" w:date="2019-10-15T23:14:00Z">
                    <w:rPr>
                      <w:rFonts w:ascii="Arial" w:eastAsia="Times New Roman" w:hAnsi="Arial" w:cs="Arial"/>
                      <w:b w:val="0"/>
                      <w:color w:val="000000"/>
                      <w:sz w:val="22"/>
                    </w:rPr>
                  </w:rPrChange>
                </w:rPr>
                <w:t>En tant que membre je souhaite pouvoir déplacer mon commentaire d'un sujet de discussion à l'autre</w:t>
              </w:r>
            </w:ins>
          </w:p>
        </w:tc>
        <w:tc>
          <w:tcPr>
            <w:tcW w:w="3920" w:type="dxa"/>
            <w:tcBorders>
              <w:top w:val="nil"/>
              <w:left w:val="nil"/>
              <w:bottom w:val="single" w:sz="4" w:space="0" w:color="000000"/>
              <w:right w:val="single" w:sz="4" w:space="0" w:color="000000"/>
            </w:tcBorders>
            <w:shd w:val="clear" w:color="auto" w:fill="auto"/>
            <w:hideMark/>
          </w:tcPr>
          <w:p w14:paraId="548131B9" w14:textId="77777777" w:rsidR="006A20B6" w:rsidRPr="006A20B6" w:rsidRDefault="006A20B6" w:rsidP="006A20B6">
            <w:pPr>
              <w:spacing w:line="240" w:lineRule="auto"/>
              <w:rPr>
                <w:ins w:id="2490" w:author="Gregory Koenig" w:date="2019-10-15T23:14:00Z"/>
                <w:rFonts w:ascii="Arial" w:eastAsia="Times New Roman" w:hAnsi="Arial" w:cs="Arial"/>
                <w:b w:val="0"/>
                <w:color w:val="000000"/>
                <w:sz w:val="22"/>
              </w:rPr>
            </w:pPr>
            <w:proofErr w:type="spellStart"/>
            <w:ins w:id="2491"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3</w:t>
              </w:r>
            </w:ins>
          </w:p>
        </w:tc>
      </w:tr>
      <w:tr w:rsidR="006A20B6" w:rsidRPr="006A20B6" w14:paraId="46724199" w14:textId="77777777" w:rsidTr="006A20B6">
        <w:trPr>
          <w:trHeight w:val="840"/>
          <w:ins w:id="2492"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47BEEF0E" w14:textId="77777777" w:rsidR="006A20B6" w:rsidRPr="006A20B6" w:rsidRDefault="006A20B6" w:rsidP="006A20B6">
            <w:pPr>
              <w:spacing w:line="240" w:lineRule="auto"/>
              <w:rPr>
                <w:ins w:id="2493" w:author="Gregory Koenig" w:date="2019-10-15T23:14:00Z"/>
                <w:rFonts w:ascii="Arial" w:eastAsia="Times New Roman" w:hAnsi="Arial" w:cs="Arial"/>
                <w:b w:val="0"/>
                <w:color w:val="000000"/>
                <w:sz w:val="22"/>
              </w:rPr>
            </w:pPr>
            <w:ins w:id="2494"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02E5D537" w14:textId="77777777" w:rsidR="006A20B6" w:rsidRPr="006A20B6" w:rsidRDefault="006A20B6" w:rsidP="006A20B6">
            <w:pPr>
              <w:spacing w:line="240" w:lineRule="auto"/>
              <w:rPr>
                <w:ins w:id="2495" w:author="Gregory Koenig" w:date="2019-10-15T23:14:00Z"/>
                <w:rFonts w:ascii="Calibri" w:eastAsia="Times New Roman" w:hAnsi="Calibri" w:cs="Calibri"/>
                <w:b w:val="0"/>
                <w:color w:val="0563C1"/>
                <w:sz w:val="22"/>
                <w:u w:val="single"/>
              </w:rPr>
            </w:pPr>
            <w:ins w:id="2496"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"http://jira.actency.fr/browse/CJDRU-14"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CJDRU-14</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46314C63" w14:textId="77777777" w:rsidR="006A20B6" w:rsidRPr="006A20B6" w:rsidRDefault="006A20B6" w:rsidP="006A20B6">
            <w:pPr>
              <w:spacing w:line="240" w:lineRule="auto"/>
              <w:rPr>
                <w:ins w:id="2497" w:author="Gregory Koenig" w:date="2019-10-15T23:14:00Z"/>
                <w:rFonts w:ascii="Arial" w:eastAsia="Times New Roman" w:hAnsi="Arial" w:cs="Arial"/>
                <w:b w:val="0"/>
                <w:color w:val="000000"/>
                <w:sz w:val="22"/>
                <w:lang w:val="fr-FR"/>
                <w:rPrChange w:id="2498" w:author="Gregory Koenig" w:date="2019-10-15T23:14:00Z">
                  <w:rPr>
                    <w:ins w:id="2499" w:author="Gregory Koenig" w:date="2019-10-15T23:14:00Z"/>
                    <w:rFonts w:ascii="Arial" w:eastAsia="Times New Roman" w:hAnsi="Arial" w:cs="Arial"/>
                    <w:b w:val="0"/>
                    <w:color w:val="000000"/>
                    <w:sz w:val="22"/>
                  </w:rPr>
                </w:rPrChange>
              </w:rPr>
            </w:pPr>
            <w:ins w:id="2500" w:author="Gregory Koenig" w:date="2019-10-15T23:14:00Z">
              <w:r w:rsidRPr="006A20B6">
                <w:rPr>
                  <w:rFonts w:ascii="Arial" w:eastAsia="Times New Roman" w:hAnsi="Arial" w:cs="Arial"/>
                  <w:b w:val="0"/>
                  <w:color w:val="000000"/>
                  <w:sz w:val="22"/>
                  <w:lang w:val="fr-FR"/>
                  <w:rPrChange w:id="2501" w:author="Gregory Koenig" w:date="2019-10-15T23:14:00Z">
                    <w:rPr>
                      <w:rFonts w:ascii="Arial" w:eastAsia="Times New Roman" w:hAnsi="Arial" w:cs="Arial"/>
                      <w:b w:val="0"/>
                      <w:color w:val="000000"/>
                      <w:sz w:val="22"/>
                    </w:rPr>
                  </w:rPrChange>
                </w:rPr>
                <w:t>En tant que membre je souhaite pouvoir déplacer mon sujet d'un forum de discussion à l'autre</w:t>
              </w:r>
            </w:ins>
          </w:p>
        </w:tc>
        <w:tc>
          <w:tcPr>
            <w:tcW w:w="3920" w:type="dxa"/>
            <w:tcBorders>
              <w:top w:val="nil"/>
              <w:left w:val="nil"/>
              <w:bottom w:val="single" w:sz="4" w:space="0" w:color="000000"/>
              <w:right w:val="single" w:sz="4" w:space="0" w:color="000000"/>
            </w:tcBorders>
            <w:shd w:val="clear" w:color="auto" w:fill="auto"/>
            <w:hideMark/>
          </w:tcPr>
          <w:p w14:paraId="6C4C4EA7" w14:textId="77777777" w:rsidR="006A20B6" w:rsidRPr="006A20B6" w:rsidRDefault="006A20B6" w:rsidP="006A20B6">
            <w:pPr>
              <w:spacing w:line="240" w:lineRule="auto"/>
              <w:rPr>
                <w:ins w:id="2502" w:author="Gregory Koenig" w:date="2019-10-15T23:14:00Z"/>
                <w:rFonts w:ascii="Arial" w:eastAsia="Times New Roman" w:hAnsi="Arial" w:cs="Arial"/>
                <w:b w:val="0"/>
                <w:color w:val="000000"/>
                <w:sz w:val="22"/>
              </w:rPr>
            </w:pPr>
            <w:proofErr w:type="spellStart"/>
            <w:ins w:id="2503"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653E48BF" w14:textId="77777777" w:rsidTr="006A20B6">
        <w:trPr>
          <w:trHeight w:val="1400"/>
          <w:ins w:id="2504"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284B57D6" w14:textId="77777777" w:rsidR="006A20B6" w:rsidRPr="006A20B6" w:rsidRDefault="006A20B6" w:rsidP="006A20B6">
            <w:pPr>
              <w:spacing w:line="240" w:lineRule="auto"/>
              <w:rPr>
                <w:ins w:id="2505" w:author="Gregory Koenig" w:date="2019-10-15T23:14:00Z"/>
                <w:rFonts w:ascii="Arial" w:eastAsia="Times New Roman" w:hAnsi="Arial" w:cs="Arial"/>
                <w:b w:val="0"/>
                <w:color w:val="000000"/>
                <w:sz w:val="22"/>
              </w:rPr>
            </w:pPr>
            <w:ins w:id="2506"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6D756AA1" w14:textId="77777777" w:rsidR="006A20B6" w:rsidRPr="006A20B6" w:rsidRDefault="006A20B6" w:rsidP="006A20B6">
            <w:pPr>
              <w:spacing w:line="240" w:lineRule="auto"/>
              <w:rPr>
                <w:ins w:id="2507" w:author="Gregory Koenig" w:date="2019-10-15T23:14:00Z"/>
                <w:rFonts w:ascii="Calibri" w:eastAsia="Times New Roman" w:hAnsi="Calibri" w:cs="Calibri"/>
                <w:b w:val="0"/>
                <w:color w:val="0563C1"/>
                <w:sz w:val="22"/>
                <w:u w:val="single"/>
              </w:rPr>
            </w:pPr>
            <w:ins w:id="2508"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"http://jira.actency.fr/browse/CJDRU-13"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CJDRU-13</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4C88A40A" w14:textId="77777777" w:rsidR="006A20B6" w:rsidRPr="006A20B6" w:rsidRDefault="006A20B6" w:rsidP="006A20B6">
            <w:pPr>
              <w:spacing w:line="240" w:lineRule="auto"/>
              <w:rPr>
                <w:ins w:id="2509" w:author="Gregory Koenig" w:date="2019-10-15T23:14:00Z"/>
                <w:rFonts w:ascii="Arial" w:eastAsia="Times New Roman" w:hAnsi="Arial" w:cs="Arial"/>
                <w:b w:val="0"/>
                <w:color w:val="000000"/>
                <w:sz w:val="22"/>
                <w:lang w:val="fr-FR"/>
                <w:rPrChange w:id="2510" w:author="Gregory Koenig" w:date="2019-10-15T23:14:00Z">
                  <w:rPr>
                    <w:ins w:id="2511" w:author="Gregory Koenig" w:date="2019-10-15T23:14:00Z"/>
                    <w:rFonts w:ascii="Arial" w:eastAsia="Times New Roman" w:hAnsi="Arial" w:cs="Arial"/>
                    <w:b w:val="0"/>
                    <w:color w:val="000000"/>
                    <w:sz w:val="22"/>
                  </w:rPr>
                </w:rPrChange>
              </w:rPr>
            </w:pPr>
            <w:ins w:id="2512" w:author="Gregory Koenig" w:date="2019-10-15T23:14:00Z">
              <w:r w:rsidRPr="006A20B6">
                <w:rPr>
                  <w:rFonts w:ascii="Arial" w:eastAsia="Times New Roman" w:hAnsi="Arial" w:cs="Arial"/>
                  <w:b w:val="0"/>
                  <w:color w:val="000000"/>
                  <w:sz w:val="22"/>
                  <w:lang w:val="fr-FR"/>
                  <w:rPrChange w:id="2513" w:author="Gregory Koenig" w:date="2019-10-15T23:14:00Z">
                    <w:rPr>
                      <w:rFonts w:ascii="Arial" w:eastAsia="Times New Roman" w:hAnsi="Arial" w:cs="Arial"/>
                      <w:b w:val="0"/>
                      <w:color w:val="000000"/>
                      <w:sz w:val="22"/>
                    </w:rPr>
                  </w:rPrChange>
                </w:rPr>
                <w:t>En tant que membre je souhaite voir les personnes présentes et les parties proposées pour les X prochaines semaines depuis n'importe quelle page du site</w:t>
              </w:r>
            </w:ins>
          </w:p>
        </w:tc>
        <w:tc>
          <w:tcPr>
            <w:tcW w:w="3920" w:type="dxa"/>
            <w:tcBorders>
              <w:top w:val="nil"/>
              <w:left w:val="nil"/>
              <w:bottom w:val="single" w:sz="4" w:space="0" w:color="000000"/>
              <w:right w:val="single" w:sz="4" w:space="0" w:color="000000"/>
            </w:tcBorders>
            <w:shd w:val="clear" w:color="auto" w:fill="auto"/>
            <w:hideMark/>
          </w:tcPr>
          <w:p w14:paraId="3109EFB9" w14:textId="77777777" w:rsidR="006A20B6" w:rsidRPr="006A20B6" w:rsidRDefault="006A20B6" w:rsidP="006A20B6">
            <w:pPr>
              <w:spacing w:line="240" w:lineRule="auto"/>
              <w:rPr>
                <w:ins w:id="2514" w:author="Gregory Koenig" w:date="2019-10-15T23:14:00Z"/>
                <w:rFonts w:ascii="Arial" w:eastAsia="Times New Roman" w:hAnsi="Arial" w:cs="Arial"/>
                <w:b w:val="0"/>
                <w:color w:val="000000"/>
                <w:sz w:val="22"/>
                <w:lang w:val="fr-FR"/>
                <w:rPrChange w:id="2515" w:author="Gregory Koenig" w:date="2019-10-15T23:14:00Z">
                  <w:rPr>
                    <w:ins w:id="2516" w:author="Gregory Koenig" w:date="2019-10-15T23:14:00Z"/>
                    <w:rFonts w:ascii="Arial" w:eastAsia="Times New Roman" w:hAnsi="Arial" w:cs="Arial"/>
                    <w:b w:val="0"/>
                    <w:color w:val="000000"/>
                    <w:sz w:val="22"/>
                  </w:rPr>
                </w:rPrChange>
              </w:rPr>
            </w:pPr>
            <w:ins w:id="2517" w:author="Gregory Koenig" w:date="2019-10-15T23:14:00Z">
              <w:r w:rsidRPr="006A20B6">
                <w:rPr>
                  <w:rFonts w:ascii="Arial" w:eastAsia="Times New Roman" w:hAnsi="Arial" w:cs="Arial"/>
                  <w:b w:val="0"/>
                  <w:color w:val="000000"/>
                  <w:sz w:val="22"/>
                  <w:lang w:val="fr-FR"/>
                  <w:rPrChange w:id="2518" w:author="Gregory Koenig" w:date="2019-10-15T23:14:00Z">
                    <w:rPr>
                      <w:rFonts w:ascii="Arial" w:eastAsia="Times New Roman" w:hAnsi="Arial" w:cs="Arial"/>
                      <w:b w:val="0"/>
                      <w:color w:val="000000"/>
                      <w:sz w:val="22"/>
                    </w:rPr>
                  </w:rPrChange>
                </w:rPr>
                <w:t> </w:t>
              </w:r>
            </w:ins>
          </w:p>
        </w:tc>
      </w:tr>
      <w:tr w:rsidR="006A20B6" w:rsidRPr="006A20B6" w14:paraId="3F090DB2" w14:textId="77777777" w:rsidTr="006A20B6">
        <w:trPr>
          <w:trHeight w:val="1120"/>
          <w:ins w:id="2519"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2179BE9A" w14:textId="77777777" w:rsidR="006A20B6" w:rsidRPr="006A20B6" w:rsidRDefault="006A20B6" w:rsidP="006A20B6">
            <w:pPr>
              <w:spacing w:line="240" w:lineRule="auto"/>
              <w:rPr>
                <w:ins w:id="2520" w:author="Gregory Koenig" w:date="2019-10-15T23:14:00Z"/>
                <w:rFonts w:ascii="Arial" w:eastAsia="Times New Roman" w:hAnsi="Arial" w:cs="Arial"/>
                <w:b w:val="0"/>
                <w:color w:val="000000"/>
                <w:sz w:val="22"/>
              </w:rPr>
            </w:pPr>
            <w:ins w:id="2521"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5691CD0C" w14:textId="77777777" w:rsidR="006A20B6" w:rsidRPr="006A20B6" w:rsidRDefault="006A20B6" w:rsidP="006A20B6">
            <w:pPr>
              <w:spacing w:line="240" w:lineRule="auto"/>
              <w:rPr>
                <w:ins w:id="2522" w:author="Gregory Koenig" w:date="2019-10-15T23:14:00Z"/>
                <w:rFonts w:ascii="Calibri" w:eastAsia="Times New Roman" w:hAnsi="Calibri" w:cs="Calibri"/>
                <w:b w:val="0"/>
                <w:color w:val="0563C1"/>
                <w:sz w:val="22"/>
                <w:u w:val="single"/>
              </w:rPr>
            </w:pPr>
            <w:ins w:id="2523"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"http://jira.actency.fr/browse/CJDRU-12"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CJDRU-12</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32741A8E" w14:textId="77777777" w:rsidR="006A20B6" w:rsidRPr="006A20B6" w:rsidRDefault="006A20B6" w:rsidP="006A20B6">
            <w:pPr>
              <w:spacing w:line="240" w:lineRule="auto"/>
              <w:rPr>
                <w:ins w:id="2524" w:author="Gregory Koenig" w:date="2019-10-15T23:14:00Z"/>
                <w:rFonts w:ascii="Arial" w:eastAsia="Times New Roman" w:hAnsi="Arial" w:cs="Arial"/>
                <w:b w:val="0"/>
                <w:color w:val="000000"/>
                <w:sz w:val="22"/>
                <w:lang w:val="fr-FR"/>
                <w:rPrChange w:id="2525" w:author="Gregory Koenig" w:date="2019-10-15T23:14:00Z">
                  <w:rPr>
                    <w:ins w:id="2526" w:author="Gregory Koenig" w:date="2019-10-15T23:14:00Z"/>
                    <w:rFonts w:ascii="Arial" w:eastAsia="Times New Roman" w:hAnsi="Arial" w:cs="Arial"/>
                    <w:b w:val="0"/>
                    <w:color w:val="000000"/>
                    <w:sz w:val="22"/>
                  </w:rPr>
                </w:rPrChange>
              </w:rPr>
            </w:pPr>
            <w:ins w:id="2527" w:author="Gregory Koenig" w:date="2019-10-15T23:14:00Z">
              <w:r w:rsidRPr="006A20B6">
                <w:rPr>
                  <w:rFonts w:ascii="Arial" w:eastAsia="Times New Roman" w:hAnsi="Arial" w:cs="Arial"/>
                  <w:b w:val="0"/>
                  <w:color w:val="000000"/>
                  <w:sz w:val="22"/>
                  <w:lang w:val="fr-FR"/>
                  <w:rPrChange w:id="2528" w:author="Gregory Koenig" w:date="2019-10-15T23:14:00Z">
                    <w:rPr>
                      <w:rFonts w:ascii="Arial" w:eastAsia="Times New Roman" w:hAnsi="Arial" w:cs="Arial"/>
                      <w:b w:val="0"/>
                      <w:color w:val="000000"/>
                      <w:sz w:val="22"/>
                    </w:rPr>
                  </w:rPrChange>
                </w:rPr>
                <w:t>En tant que membre je souhaite pouvoir voir une liste claire des parties proposées dans la partie hebdomadaire</w:t>
              </w:r>
            </w:ins>
          </w:p>
        </w:tc>
        <w:tc>
          <w:tcPr>
            <w:tcW w:w="3920" w:type="dxa"/>
            <w:tcBorders>
              <w:top w:val="nil"/>
              <w:left w:val="nil"/>
              <w:bottom w:val="single" w:sz="4" w:space="0" w:color="000000"/>
              <w:right w:val="single" w:sz="4" w:space="0" w:color="000000"/>
            </w:tcBorders>
            <w:shd w:val="clear" w:color="auto" w:fill="auto"/>
            <w:hideMark/>
          </w:tcPr>
          <w:p w14:paraId="2B2B8138" w14:textId="77777777" w:rsidR="006A20B6" w:rsidRPr="006A20B6" w:rsidRDefault="006A20B6" w:rsidP="006A20B6">
            <w:pPr>
              <w:spacing w:line="240" w:lineRule="auto"/>
              <w:rPr>
                <w:ins w:id="2529" w:author="Gregory Koenig" w:date="2019-10-15T23:14:00Z"/>
                <w:rFonts w:ascii="Arial" w:eastAsia="Times New Roman" w:hAnsi="Arial" w:cs="Arial"/>
                <w:b w:val="0"/>
                <w:color w:val="000000"/>
                <w:sz w:val="22"/>
              </w:rPr>
            </w:pPr>
            <w:proofErr w:type="spellStart"/>
            <w:ins w:id="2530"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3</w:t>
              </w:r>
            </w:ins>
          </w:p>
        </w:tc>
      </w:tr>
      <w:tr w:rsidR="006A20B6" w:rsidRPr="006A20B6" w14:paraId="69CB986E" w14:textId="77777777" w:rsidTr="006A20B6">
        <w:trPr>
          <w:trHeight w:val="1120"/>
          <w:ins w:id="2531"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595F4306" w14:textId="77777777" w:rsidR="006A20B6" w:rsidRPr="006A20B6" w:rsidRDefault="006A20B6" w:rsidP="006A20B6">
            <w:pPr>
              <w:spacing w:line="240" w:lineRule="auto"/>
              <w:rPr>
                <w:ins w:id="2532" w:author="Gregory Koenig" w:date="2019-10-15T23:14:00Z"/>
                <w:rFonts w:ascii="Arial" w:eastAsia="Times New Roman" w:hAnsi="Arial" w:cs="Arial"/>
                <w:b w:val="0"/>
                <w:color w:val="000000"/>
                <w:sz w:val="22"/>
              </w:rPr>
            </w:pPr>
            <w:ins w:id="2533"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369B2375" w14:textId="77777777" w:rsidR="006A20B6" w:rsidRPr="006A20B6" w:rsidRDefault="006A20B6" w:rsidP="006A20B6">
            <w:pPr>
              <w:spacing w:line="240" w:lineRule="auto"/>
              <w:rPr>
                <w:ins w:id="2534" w:author="Gregory Koenig" w:date="2019-10-15T23:14:00Z"/>
                <w:rFonts w:ascii="Calibri" w:eastAsia="Times New Roman" w:hAnsi="Calibri" w:cs="Calibri"/>
                <w:b w:val="0"/>
                <w:color w:val="0563C1"/>
                <w:sz w:val="22"/>
                <w:u w:val="single"/>
              </w:rPr>
            </w:pPr>
            <w:ins w:id="2535"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"http://jira.actency.fr/browse/CJDRU-11"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CJDRU-11</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78AC1704" w14:textId="77777777" w:rsidR="006A20B6" w:rsidRPr="006A20B6" w:rsidRDefault="006A20B6" w:rsidP="006A20B6">
            <w:pPr>
              <w:spacing w:line="240" w:lineRule="auto"/>
              <w:rPr>
                <w:ins w:id="2536" w:author="Gregory Koenig" w:date="2019-10-15T23:14:00Z"/>
                <w:rFonts w:ascii="Arial" w:eastAsia="Times New Roman" w:hAnsi="Arial" w:cs="Arial"/>
                <w:b w:val="0"/>
                <w:color w:val="000000"/>
                <w:sz w:val="22"/>
                <w:lang w:val="fr-FR"/>
                <w:rPrChange w:id="2537" w:author="Gregory Koenig" w:date="2019-10-15T23:14:00Z">
                  <w:rPr>
                    <w:ins w:id="2538" w:author="Gregory Koenig" w:date="2019-10-15T23:14:00Z"/>
                    <w:rFonts w:ascii="Arial" w:eastAsia="Times New Roman" w:hAnsi="Arial" w:cs="Arial"/>
                    <w:b w:val="0"/>
                    <w:color w:val="000000"/>
                    <w:sz w:val="22"/>
                  </w:rPr>
                </w:rPrChange>
              </w:rPr>
            </w:pPr>
            <w:ins w:id="2539" w:author="Gregory Koenig" w:date="2019-10-15T23:14:00Z">
              <w:r w:rsidRPr="006A20B6">
                <w:rPr>
                  <w:rFonts w:ascii="Arial" w:eastAsia="Times New Roman" w:hAnsi="Arial" w:cs="Arial"/>
                  <w:b w:val="0"/>
                  <w:color w:val="000000"/>
                  <w:sz w:val="22"/>
                  <w:lang w:val="fr-FR"/>
                  <w:rPrChange w:id="2540" w:author="Gregory Koenig" w:date="2019-10-15T23:14:00Z">
                    <w:rPr>
                      <w:rFonts w:ascii="Arial" w:eastAsia="Times New Roman" w:hAnsi="Arial" w:cs="Arial"/>
                      <w:b w:val="0"/>
                      <w:color w:val="000000"/>
                      <w:sz w:val="22"/>
                    </w:rPr>
                  </w:rPrChange>
                </w:rPr>
                <w:t>En tant que membre je souhaite pouvoir voir une liste claire des membres présent/absents/incertains dans la partie hebdomadaire</w:t>
              </w:r>
            </w:ins>
          </w:p>
        </w:tc>
        <w:tc>
          <w:tcPr>
            <w:tcW w:w="3920" w:type="dxa"/>
            <w:tcBorders>
              <w:top w:val="nil"/>
              <w:left w:val="nil"/>
              <w:bottom w:val="single" w:sz="4" w:space="0" w:color="000000"/>
              <w:right w:val="single" w:sz="4" w:space="0" w:color="000000"/>
            </w:tcBorders>
            <w:shd w:val="clear" w:color="auto" w:fill="auto"/>
            <w:hideMark/>
          </w:tcPr>
          <w:p w14:paraId="7CFBFAA5" w14:textId="77777777" w:rsidR="006A20B6" w:rsidRPr="006A20B6" w:rsidRDefault="006A20B6" w:rsidP="006A20B6">
            <w:pPr>
              <w:spacing w:line="240" w:lineRule="auto"/>
              <w:rPr>
                <w:ins w:id="2541" w:author="Gregory Koenig" w:date="2019-10-15T23:14:00Z"/>
                <w:rFonts w:ascii="Arial" w:eastAsia="Times New Roman" w:hAnsi="Arial" w:cs="Arial"/>
                <w:b w:val="0"/>
                <w:color w:val="000000"/>
                <w:sz w:val="22"/>
              </w:rPr>
            </w:pPr>
            <w:proofErr w:type="spellStart"/>
            <w:ins w:id="2542"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3</w:t>
              </w:r>
            </w:ins>
          </w:p>
        </w:tc>
      </w:tr>
      <w:tr w:rsidR="006A20B6" w:rsidRPr="006A20B6" w14:paraId="58019348" w14:textId="77777777" w:rsidTr="006A20B6">
        <w:trPr>
          <w:trHeight w:val="1400"/>
          <w:ins w:id="2543"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42A3A3FB" w14:textId="77777777" w:rsidR="006A20B6" w:rsidRPr="006A20B6" w:rsidRDefault="006A20B6" w:rsidP="006A20B6">
            <w:pPr>
              <w:spacing w:line="240" w:lineRule="auto"/>
              <w:rPr>
                <w:ins w:id="2544" w:author="Gregory Koenig" w:date="2019-10-15T23:14:00Z"/>
                <w:rFonts w:ascii="Arial" w:eastAsia="Times New Roman" w:hAnsi="Arial" w:cs="Arial"/>
                <w:b w:val="0"/>
                <w:color w:val="000000"/>
                <w:sz w:val="22"/>
              </w:rPr>
            </w:pPr>
            <w:ins w:id="2545"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1AD69CDE" w14:textId="77777777" w:rsidR="006A20B6" w:rsidRPr="006A20B6" w:rsidRDefault="006A20B6" w:rsidP="006A20B6">
            <w:pPr>
              <w:spacing w:line="240" w:lineRule="auto"/>
              <w:rPr>
                <w:ins w:id="2546" w:author="Gregory Koenig" w:date="2019-10-15T23:14:00Z"/>
                <w:rFonts w:ascii="Calibri" w:eastAsia="Times New Roman" w:hAnsi="Calibri" w:cs="Calibri"/>
                <w:b w:val="0"/>
                <w:color w:val="0563C1"/>
                <w:sz w:val="22"/>
                <w:u w:val="single"/>
              </w:rPr>
            </w:pPr>
            <w:ins w:id="2547"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"http://jira.actency.fr/browse/CJDRU-10"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CJDRU-10</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364CAB78" w14:textId="77777777" w:rsidR="006A20B6" w:rsidRPr="006A20B6" w:rsidRDefault="006A20B6" w:rsidP="006A20B6">
            <w:pPr>
              <w:spacing w:line="240" w:lineRule="auto"/>
              <w:rPr>
                <w:ins w:id="2548" w:author="Gregory Koenig" w:date="2019-10-15T23:14:00Z"/>
                <w:rFonts w:ascii="Arial" w:eastAsia="Times New Roman" w:hAnsi="Arial" w:cs="Arial"/>
                <w:b w:val="0"/>
                <w:color w:val="000000"/>
                <w:sz w:val="22"/>
                <w:lang w:val="fr-FR"/>
                <w:rPrChange w:id="2549" w:author="Gregory Koenig" w:date="2019-10-15T23:14:00Z">
                  <w:rPr>
                    <w:ins w:id="2550" w:author="Gregory Koenig" w:date="2019-10-15T23:14:00Z"/>
                    <w:rFonts w:ascii="Arial" w:eastAsia="Times New Roman" w:hAnsi="Arial" w:cs="Arial"/>
                    <w:b w:val="0"/>
                    <w:color w:val="000000"/>
                    <w:sz w:val="22"/>
                  </w:rPr>
                </w:rPrChange>
              </w:rPr>
            </w:pPr>
            <w:ins w:id="2551" w:author="Gregory Koenig" w:date="2019-10-15T23:14:00Z">
              <w:r w:rsidRPr="006A20B6">
                <w:rPr>
                  <w:rFonts w:ascii="Arial" w:eastAsia="Times New Roman" w:hAnsi="Arial" w:cs="Arial"/>
                  <w:b w:val="0"/>
                  <w:color w:val="000000"/>
                  <w:sz w:val="22"/>
                  <w:lang w:val="fr-FR"/>
                  <w:rPrChange w:id="2552" w:author="Gregory Koenig" w:date="2019-10-15T23:14:00Z">
                    <w:rPr>
                      <w:rFonts w:ascii="Arial" w:eastAsia="Times New Roman" w:hAnsi="Arial" w:cs="Arial"/>
                      <w:b w:val="0"/>
                      <w:color w:val="000000"/>
                      <w:sz w:val="22"/>
                    </w:rPr>
                  </w:rPrChange>
                </w:rPr>
                <w:t>En tant que membre je souhaite pouvoir me rendre sur un sujet de discussion de la partie hebdomadaire et voter pour plusieurs parties proposer par un même MJ</w:t>
              </w:r>
            </w:ins>
          </w:p>
        </w:tc>
        <w:tc>
          <w:tcPr>
            <w:tcW w:w="3920" w:type="dxa"/>
            <w:tcBorders>
              <w:top w:val="nil"/>
              <w:left w:val="nil"/>
              <w:bottom w:val="single" w:sz="4" w:space="0" w:color="000000"/>
              <w:right w:val="single" w:sz="4" w:space="0" w:color="000000"/>
            </w:tcBorders>
            <w:shd w:val="clear" w:color="auto" w:fill="auto"/>
            <w:hideMark/>
          </w:tcPr>
          <w:p w14:paraId="365AE4A0" w14:textId="77777777" w:rsidR="006A20B6" w:rsidRPr="006A20B6" w:rsidRDefault="006A20B6" w:rsidP="006A20B6">
            <w:pPr>
              <w:spacing w:line="240" w:lineRule="auto"/>
              <w:rPr>
                <w:ins w:id="2553" w:author="Gregory Koenig" w:date="2019-10-15T23:14:00Z"/>
                <w:rFonts w:ascii="Arial" w:eastAsia="Times New Roman" w:hAnsi="Arial" w:cs="Arial"/>
                <w:b w:val="0"/>
                <w:color w:val="000000"/>
                <w:sz w:val="22"/>
                <w:lang w:val="fr-FR"/>
                <w:rPrChange w:id="2554" w:author="Gregory Koenig" w:date="2019-10-15T23:14:00Z">
                  <w:rPr>
                    <w:ins w:id="2555" w:author="Gregory Koenig" w:date="2019-10-15T23:14:00Z"/>
                    <w:rFonts w:ascii="Arial" w:eastAsia="Times New Roman" w:hAnsi="Arial" w:cs="Arial"/>
                    <w:b w:val="0"/>
                    <w:color w:val="000000"/>
                    <w:sz w:val="22"/>
                  </w:rPr>
                </w:rPrChange>
              </w:rPr>
            </w:pPr>
            <w:ins w:id="2556" w:author="Gregory Koenig" w:date="2019-10-15T23:14:00Z">
              <w:r w:rsidRPr="006A20B6">
                <w:rPr>
                  <w:rFonts w:ascii="Arial" w:eastAsia="Times New Roman" w:hAnsi="Arial" w:cs="Arial"/>
                  <w:b w:val="0"/>
                  <w:color w:val="000000"/>
                  <w:sz w:val="22"/>
                  <w:lang w:val="fr-FR"/>
                  <w:rPrChange w:id="2557" w:author="Gregory Koenig" w:date="2019-10-15T23:14:00Z">
                    <w:rPr>
                      <w:rFonts w:ascii="Arial" w:eastAsia="Times New Roman" w:hAnsi="Arial" w:cs="Arial"/>
                      <w:b w:val="0"/>
                      <w:color w:val="000000"/>
                      <w:sz w:val="22"/>
                    </w:rPr>
                  </w:rPrChange>
                </w:rPr>
                <w:t> </w:t>
              </w:r>
            </w:ins>
          </w:p>
        </w:tc>
      </w:tr>
    </w:tbl>
    <w:p w14:paraId="226A0E2F" w14:textId="60DFB67E" w:rsidR="006A20B6" w:rsidRDefault="006A20B6">
      <w:pPr>
        <w:rPr>
          <w:ins w:id="2558" w:author="Gregory Koenig" w:date="2019-10-15T23:14:00Z"/>
          <w:lang w:val="fr-FR"/>
        </w:rPr>
      </w:pPr>
    </w:p>
    <w:p w14:paraId="0168F4BE" w14:textId="77777777" w:rsidR="006A20B6" w:rsidRDefault="006A20B6">
      <w:pPr>
        <w:spacing w:after="200"/>
        <w:rPr>
          <w:ins w:id="2559" w:author="Gregory Koenig" w:date="2019-10-15T23:14:00Z"/>
          <w:lang w:val="fr-FR"/>
        </w:rPr>
      </w:pPr>
      <w:ins w:id="2560" w:author="Gregory Koenig" w:date="2019-10-15T23:14:00Z">
        <w:r>
          <w:rPr>
            <w:lang w:val="fr-FR"/>
          </w:rPr>
          <w:br w:type="page"/>
        </w:r>
      </w:ins>
    </w:p>
    <w:tbl>
      <w:tblPr>
        <w:tblW w:w="10120" w:type="dxa"/>
        <w:tblLook w:val="04A0" w:firstRow="1" w:lastRow="0" w:firstColumn="1" w:lastColumn="0" w:noHBand="0" w:noVBand="1"/>
      </w:tblPr>
      <w:tblGrid>
        <w:gridCol w:w="1280"/>
        <w:gridCol w:w="1000"/>
        <w:gridCol w:w="3920"/>
        <w:gridCol w:w="3920"/>
      </w:tblGrid>
      <w:tr w:rsidR="006A20B6" w:rsidRPr="006A20B6" w14:paraId="7A66420E" w14:textId="77777777" w:rsidTr="006A20B6">
        <w:trPr>
          <w:trHeight w:val="1400"/>
          <w:ins w:id="2561" w:author="Gregory Koenig" w:date="2019-10-15T23:14:00Z"/>
        </w:trPr>
        <w:tc>
          <w:tcPr>
            <w:tcW w:w="1280" w:type="dxa"/>
            <w:tcBorders>
              <w:top w:val="single" w:sz="4" w:space="0" w:color="000000"/>
              <w:left w:val="single" w:sz="4" w:space="0" w:color="000000"/>
              <w:bottom w:val="single" w:sz="4" w:space="0" w:color="000000"/>
              <w:right w:val="single" w:sz="4" w:space="0" w:color="000000"/>
            </w:tcBorders>
            <w:shd w:val="clear" w:color="auto" w:fill="auto"/>
            <w:hideMark/>
          </w:tcPr>
          <w:p w14:paraId="7206F6E8" w14:textId="77777777" w:rsidR="006A20B6" w:rsidRPr="006A20B6" w:rsidRDefault="006A20B6" w:rsidP="006A20B6">
            <w:pPr>
              <w:spacing w:line="240" w:lineRule="auto"/>
              <w:rPr>
                <w:ins w:id="2562" w:author="Gregory Koenig" w:date="2019-10-15T23:14:00Z"/>
                <w:rFonts w:ascii="Arial" w:eastAsia="Times New Roman" w:hAnsi="Arial" w:cs="Arial"/>
                <w:b w:val="0"/>
                <w:color w:val="000000"/>
                <w:sz w:val="22"/>
              </w:rPr>
            </w:pPr>
            <w:ins w:id="2563" w:author="Gregory Koenig" w:date="2019-10-15T23:14:00Z">
              <w:r w:rsidRPr="006A20B6">
                <w:rPr>
                  <w:rFonts w:ascii="Arial" w:eastAsia="Times New Roman" w:hAnsi="Arial" w:cs="Arial"/>
                  <w:b w:val="0"/>
                  <w:color w:val="000000"/>
                  <w:sz w:val="22"/>
                </w:rPr>
                <w:lastRenderedPageBreak/>
                <w:t>User Story</w:t>
              </w:r>
            </w:ins>
          </w:p>
        </w:tc>
        <w:tc>
          <w:tcPr>
            <w:tcW w:w="1000" w:type="dxa"/>
            <w:tcBorders>
              <w:top w:val="single" w:sz="4" w:space="0" w:color="000000"/>
              <w:left w:val="nil"/>
              <w:bottom w:val="single" w:sz="4" w:space="0" w:color="000000"/>
              <w:right w:val="single" w:sz="4" w:space="0" w:color="000000"/>
            </w:tcBorders>
            <w:shd w:val="clear" w:color="auto" w:fill="auto"/>
            <w:hideMark/>
          </w:tcPr>
          <w:p w14:paraId="103B10CE" w14:textId="77777777" w:rsidR="006A20B6" w:rsidRPr="006A20B6" w:rsidRDefault="006A20B6" w:rsidP="006A20B6">
            <w:pPr>
              <w:spacing w:line="240" w:lineRule="auto"/>
              <w:rPr>
                <w:ins w:id="2564" w:author="Gregory Koenig" w:date="2019-10-15T23:14:00Z"/>
                <w:rFonts w:ascii="Calibri" w:eastAsia="Times New Roman" w:hAnsi="Calibri" w:cs="Calibri"/>
                <w:b w:val="0"/>
                <w:color w:val="0563C1"/>
                <w:sz w:val="22"/>
                <w:u w:val="single"/>
              </w:rPr>
            </w:pPr>
            <w:ins w:id="2565"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"http://jira.actency.fr/browse/CJDRU-9"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CJDRU-9</w:t>
              </w:r>
              <w:r w:rsidRPr="006A20B6">
                <w:rPr>
                  <w:rFonts w:ascii="Calibri" w:eastAsia="Times New Roman" w:hAnsi="Calibri" w:cs="Calibri"/>
                  <w:b w:val="0"/>
                  <w:color w:val="0563C1"/>
                  <w:sz w:val="22"/>
                  <w:u w:val="single"/>
                </w:rPr>
                <w:fldChar w:fldCharType="end"/>
              </w:r>
            </w:ins>
          </w:p>
        </w:tc>
        <w:tc>
          <w:tcPr>
            <w:tcW w:w="3920" w:type="dxa"/>
            <w:tcBorders>
              <w:top w:val="single" w:sz="4" w:space="0" w:color="000000"/>
              <w:left w:val="nil"/>
              <w:bottom w:val="single" w:sz="4" w:space="0" w:color="000000"/>
              <w:right w:val="single" w:sz="4" w:space="0" w:color="000000"/>
            </w:tcBorders>
            <w:shd w:val="clear" w:color="auto" w:fill="auto"/>
            <w:hideMark/>
          </w:tcPr>
          <w:p w14:paraId="45005F51" w14:textId="77777777" w:rsidR="006A20B6" w:rsidRPr="006A20B6" w:rsidRDefault="006A20B6" w:rsidP="006A20B6">
            <w:pPr>
              <w:spacing w:line="240" w:lineRule="auto"/>
              <w:rPr>
                <w:ins w:id="2566" w:author="Gregory Koenig" w:date="2019-10-15T23:14:00Z"/>
                <w:rFonts w:ascii="Arial" w:eastAsia="Times New Roman" w:hAnsi="Arial" w:cs="Arial"/>
                <w:b w:val="0"/>
                <w:color w:val="000000"/>
                <w:sz w:val="22"/>
                <w:lang w:val="fr-FR"/>
                <w:rPrChange w:id="2567" w:author="Gregory Koenig" w:date="2019-10-15T23:14:00Z">
                  <w:rPr>
                    <w:ins w:id="2568" w:author="Gregory Koenig" w:date="2019-10-15T23:14:00Z"/>
                    <w:rFonts w:ascii="Arial" w:eastAsia="Times New Roman" w:hAnsi="Arial" w:cs="Arial"/>
                    <w:b w:val="0"/>
                    <w:color w:val="000000"/>
                    <w:sz w:val="22"/>
                  </w:rPr>
                </w:rPrChange>
              </w:rPr>
            </w:pPr>
            <w:ins w:id="2569" w:author="Gregory Koenig" w:date="2019-10-15T23:14:00Z">
              <w:r w:rsidRPr="006A20B6">
                <w:rPr>
                  <w:rFonts w:ascii="Arial" w:eastAsia="Times New Roman" w:hAnsi="Arial" w:cs="Arial"/>
                  <w:b w:val="0"/>
                  <w:color w:val="000000"/>
                  <w:sz w:val="22"/>
                  <w:lang w:val="fr-FR"/>
                  <w:rPrChange w:id="2570" w:author="Gregory Koenig" w:date="2019-10-15T23:14:00Z">
                    <w:rPr>
                      <w:rFonts w:ascii="Arial" w:eastAsia="Times New Roman" w:hAnsi="Arial" w:cs="Arial"/>
                      <w:b w:val="0"/>
                      <w:color w:val="000000"/>
                      <w:sz w:val="22"/>
                    </w:rPr>
                  </w:rPrChange>
                </w:rPr>
                <w:t>En tant que membre je souhaite pouvoir me rendre sur un sujet de discussion de la partie hebdomadaire et ajouter/éditer/supprimer une ou plusieurs parties</w:t>
              </w:r>
            </w:ins>
          </w:p>
        </w:tc>
        <w:tc>
          <w:tcPr>
            <w:tcW w:w="3920" w:type="dxa"/>
            <w:tcBorders>
              <w:top w:val="single" w:sz="4" w:space="0" w:color="000000"/>
              <w:left w:val="nil"/>
              <w:bottom w:val="single" w:sz="4" w:space="0" w:color="000000"/>
              <w:right w:val="single" w:sz="4" w:space="0" w:color="000000"/>
            </w:tcBorders>
            <w:shd w:val="clear" w:color="auto" w:fill="auto"/>
            <w:hideMark/>
          </w:tcPr>
          <w:p w14:paraId="3A556DE8" w14:textId="77777777" w:rsidR="006A20B6" w:rsidRPr="006A20B6" w:rsidRDefault="006A20B6" w:rsidP="006A20B6">
            <w:pPr>
              <w:spacing w:line="240" w:lineRule="auto"/>
              <w:rPr>
                <w:ins w:id="2571" w:author="Gregory Koenig" w:date="2019-10-15T23:14:00Z"/>
                <w:rFonts w:ascii="Arial" w:eastAsia="Times New Roman" w:hAnsi="Arial" w:cs="Arial"/>
                <w:b w:val="0"/>
                <w:color w:val="000000"/>
                <w:sz w:val="22"/>
              </w:rPr>
            </w:pPr>
            <w:proofErr w:type="spellStart"/>
            <w:ins w:id="2572"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3</w:t>
              </w:r>
            </w:ins>
          </w:p>
        </w:tc>
      </w:tr>
      <w:tr w:rsidR="006A20B6" w:rsidRPr="006A20B6" w14:paraId="5EDBE90B" w14:textId="77777777" w:rsidTr="006A20B6">
        <w:trPr>
          <w:trHeight w:val="1400"/>
          <w:ins w:id="2573"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40011F0D" w14:textId="77777777" w:rsidR="006A20B6" w:rsidRPr="006A20B6" w:rsidRDefault="006A20B6" w:rsidP="006A20B6">
            <w:pPr>
              <w:spacing w:line="240" w:lineRule="auto"/>
              <w:rPr>
                <w:ins w:id="2574" w:author="Gregory Koenig" w:date="2019-10-15T23:14:00Z"/>
                <w:rFonts w:ascii="Arial" w:eastAsia="Times New Roman" w:hAnsi="Arial" w:cs="Arial"/>
                <w:b w:val="0"/>
                <w:color w:val="000000"/>
                <w:sz w:val="22"/>
              </w:rPr>
            </w:pPr>
            <w:ins w:id="2575"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06111B41" w14:textId="77777777" w:rsidR="006A20B6" w:rsidRPr="006A20B6" w:rsidRDefault="006A20B6" w:rsidP="006A20B6">
            <w:pPr>
              <w:spacing w:line="240" w:lineRule="auto"/>
              <w:rPr>
                <w:ins w:id="2576" w:author="Gregory Koenig" w:date="2019-10-15T23:14:00Z"/>
                <w:rFonts w:ascii="Calibri" w:eastAsia="Times New Roman" w:hAnsi="Calibri" w:cs="Calibri"/>
                <w:b w:val="0"/>
                <w:color w:val="0563C1"/>
                <w:sz w:val="22"/>
                <w:u w:val="single"/>
              </w:rPr>
            </w:pPr>
            <w:ins w:id="2577"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"http://jira.actency.fr/browse/CJDRU-8"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CJDRU-8</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594F44CF" w14:textId="77777777" w:rsidR="006A20B6" w:rsidRPr="006A20B6" w:rsidRDefault="006A20B6" w:rsidP="006A20B6">
            <w:pPr>
              <w:spacing w:line="240" w:lineRule="auto"/>
              <w:rPr>
                <w:ins w:id="2578" w:author="Gregory Koenig" w:date="2019-10-15T23:14:00Z"/>
                <w:rFonts w:ascii="Arial" w:eastAsia="Times New Roman" w:hAnsi="Arial" w:cs="Arial"/>
                <w:b w:val="0"/>
                <w:color w:val="000000"/>
                <w:sz w:val="22"/>
                <w:lang w:val="fr-FR"/>
                <w:rPrChange w:id="2579" w:author="Gregory Koenig" w:date="2019-10-15T23:14:00Z">
                  <w:rPr>
                    <w:ins w:id="2580" w:author="Gregory Koenig" w:date="2019-10-15T23:14:00Z"/>
                    <w:rFonts w:ascii="Arial" w:eastAsia="Times New Roman" w:hAnsi="Arial" w:cs="Arial"/>
                    <w:b w:val="0"/>
                    <w:color w:val="000000"/>
                    <w:sz w:val="22"/>
                  </w:rPr>
                </w:rPrChange>
              </w:rPr>
            </w:pPr>
            <w:ins w:id="2581" w:author="Gregory Koenig" w:date="2019-10-15T23:14:00Z">
              <w:r w:rsidRPr="006A20B6">
                <w:rPr>
                  <w:rFonts w:ascii="Arial" w:eastAsia="Times New Roman" w:hAnsi="Arial" w:cs="Arial"/>
                  <w:b w:val="0"/>
                  <w:color w:val="000000"/>
                  <w:sz w:val="22"/>
                  <w:lang w:val="fr-FR"/>
                  <w:rPrChange w:id="2582" w:author="Gregory Koenig" w:date="2019-10-15T23:14:00Z">
                    <w:rPr>
                      <w:rFonts w:ascii="Arial" w:eastAsia="Times New Roman" w:hAnsi="Arial" w:cs="Arial"/>
                      <w:b w:val="0"/>
                      <w:color w:val="000000"/>
                      <w:sz w:val="22"/>
                    </w:rPr>
                  </w:rPrChange>
                </w:rPr>
                <w:t>En tant que membre je souhaite pouvoir me rendre sur un sujet de discussion de la partie hebdomadaire et ajouter/éditer mon statut de présence et mes choix de parties</w:t>
              </w:r>
            </w:ins>
          </w:p>
        </w:tc>
        <w:tc>
          <w:tcPr>
            <w:tcW w:w="3920" w:type="dxa"/>
            <w:tcBorders>
              <w:top w:val="nil"/>
              <w:left w:val="nil"/>
              <w:bottom w:val="single" w:sz="4" w:space="0" w:color="000000"/>
              <w:right w:val="single" w:sz="4" w:space="0" w:color="000000"/>
            </w:tcBorders>
            <w:shd w:val="clear" w:color="auto" w:fill="auto"/>
            <w:hideMark/>
          </w:tcPr>
          <w:p w14:paraId="510F9BE1" w14:textId="77777777" w:rsidR="006A20B6" w:rsidRPr="006A20B6" w:rsidRDefault="006A20B6" w:rsidP="006A20B6">
            <w:pPr>
              <w:spacing w:line="240" w:lineRule="auto"/>
              <w:rPr>
                <w:ins w:id="2583" w:author="Gregory Koenig" w:date="2019-10-15T23:14:00Z"/>
                <w:rFonts w:ascii="Arial" w:eastAsia="Times New Roman" w:hAnsi="Arial" w:cs="Arial"/>
                <w:b w:val="0"/>
                <w:color w:val="000000"/>
                <w:sz w:val="22"/>
              </w:rPr>
            </w:pPr>
            <w:proofErr w:type="spellStart"/>
            <w:ins w:id="2584"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3</w:t>
              </w:r>
            </w:ins>
          </w:p>
        </w:tc>
      </w:tr>
      <w:tr w:rsidR="006A20B6" w:rsidRPr="006A20B6" w14:paraId="55931672" w14:textId="77777777" w:rsidTr="006A20B6">
        <w:trPr>
          <w:trHeight w:val="1400"/>
          <w:ins w:id="2585"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358830D3" w14:textId="77777777" w:rsidR="006A20B6" w:rsidRPr="006A20B6" w:rsidRDefault="006A20B6" w:rsidP="006A20B6">
            <w:pPr>
              <w:spacing w:line="240" w:lineRule="auto"/>
              <w:rPr>
                <w:ins w:id="2586" w:author="Gregory Koenig" w:date="2019-10-15T23:14:00Z"/>
                <w:rFonts w:ascii="Arial" w:eastAsia="Times New Roman" w:hAnsi="Arial" w:cs="Arial"/>
                <w:b w:val="0"/>
                <w:color w:val="000000"/>
                <w:sz w:val="22"/>
              </w:rPr>
            </w:pPr>
            <w:ins w:id="2587"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44C5E2B9" w14:textId="77777777" w:rsidR="006A20B6" w:rsidRPr="006A20B6" w:rsidRDefault="006A20B6" w:rsidP="006A20B6">
            <w:pPr>
              <w:spacing w:line="240" w:lineRule="auto"/>
              <w:rPr>
                <w:ins w:id="2588" w:author="Gregory Koenig" w:date="2019-10-15T23:14:00Z"/>
                <w:rFonts w:ascii="Calibri" w:eastAsia="Times New Roman" w:hAnsi="Calibri" w:cs="Calibri"/>
                <w:b w:val="0"/>
                <w:color w:val="0563C1"/>
                <w:sz w:val="22"/>
                <w:u w:val="single"/>
              </w:rPr>
            </w:pPr>
            <w:ins w:id="2589"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"http://jira.actency.fr/browse/CJDRU-7"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CJDRU-7</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7697A566" w14:textId="77777777" w:rsidR="006A20B6" w:rsidRPr="006A20B6" w:rsidRDefault="006A20B6" w:rsidP="006A20B6">
            <w:pPr>
              <w:spacing w:line="240" w:lineRule="auto"/>
              <w:rPr>
                <w:ins w:id="2590" w:author="Gregory Koenig" w:date="2019-10-15T23:14:00Z"/>
                <w:rFonts w:ascii="Arial" w:eastAsia="Times New Roman" w:hAnsi="Arial" w:cs="Arial"/>
                <w:b w:val="0"/>
                <w:color w:val="000000"/>
                <w:sz w:val="22"/>
                <w:lang w:val="fr-FR"/>
                <w:rPrChange w:id="2591" w:author="Gregory Koenig" w:date="2019-10-15T23:14:00Z">
                  <w:rPr>
                    <w:ins w:id="2592" w:author="Gregory Koenig" w:date="2019-10-15T23:14:00Z"/>
                    <w:rFonts w:ascii="Arial" w:eastAsia="Times New Roman" w:hAnsi="Arial" w:cs="Arial"/>
                    <w:b w:val="0"/>
                    <w:color w:val="000000"/>
                    <w:sz w:val="22"/>
                  </w:rPr>
                </w:rPrChange>
              </w:rPr>
            </w:pPr>
            <w:ins w:id="2593" w:author="Gregory Koenig" w:date="2019-10-15T23:14:00Z">
              <w:r w:rsidRPr="006A20B6">
                <w:rPr>
                  <w:rFonts w:ascii="Arial" w:eastAsia="Times New Roman" w:hAnsi="Arial" w:cs="Arial"/>
                  <w:b w:val="0"/>
                  <w:color w:val="000000"/>
                  <w:sz w:val="22"/>
                  <w:lang w:val="fr-FR"/>
                  <w:rPrChange w:id="2594" w:author="Gregory Koenig" w:date="2019-10-15T23:14:00Z">
                    <w:rPr>
                      <w:rFonts w:ascii="Arial" w:eastAsia="Times New Roman" w:hAnsi="Arial" w:cs="Arial"/>
                      <w:b w:val="0"/>
                      <w:color w:val="000000"/>
                      <w:sz w:val="22"/>
                    </w:rPr>
                  </w:rPrChange>
                </w:rPr>
                <w:t>En tant que membre je souhaite que la partie hebdomadaire créé automatiquement les sujets de discussion des prochaines X semaines à venir</w:t>
              </w:r>
            </w:ins>
          </w:p>
        </w:tc>
        <w:tc>
          <w:tcPr>
            <w:tcW w:w="3920" w:type="dxa"/>
            <w:tcBorders>
              <w:top w:val="nil"/>
              <w:left w:val="nil"/>
              <w:bottom w:val="single" w:sz="4" w:space="0" w:color="000000"/>
              <w:right w:val="single" w:sz="4" w:space="0" w:color="000000"/>
            </w:tcBorders>
            <w:shd w:val="clear" w:color="auto" w:fill="auto"/>
            <w:hideMark/>
          </w:tcPr>
          <w:p w14:paraId="32B14439" w14:textId="77777777" w:rsidR="006A20B6" w:rsidRPr="006A20B6" w:rsidRDefault="006A20B6" w:rsidP="006A20B6">
            <w:pPr>
              <w:spacing w:line="240" w:lineRule="auto"/>
              <w:rPr>
                <w:ins w:id="2595" w:author="Gregory Koenig" w:date="2019-10-15T23:14:00Z"/>
                <w:rFonts w:ascii="Arial" w:eastAsia="Times New Roman" w:hAnsi="Arial" w:cs="Arial"/>
                <w:b w:val="0"/>
                <w:color w:val="000000"/>
                <w:sz w:val="22"/>
              </w:rPr>
            </w:pPr>
            <w:proofErr w:type="spellStart"/>
            <w:ins w:id="2596"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3</w:t>
              </w:r>
            </w:ins>
          </w:p>
        </w:tc>
      </w:tr>
      <w:tr w:rsidR="006A20B6" w:rsidRPr="006A20B6" w14:paraId="6C892D3B" w14:textId="77777777" w:rsidTr="006A20B6">
        <w:trPr>
          <w:trHeight w:val="840"/>
          <w:ins w:id="2597"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06D10828" w14:textId="77777777" w:rsidR="006A20B6" w:rsidRPr="006A20B6" w:rsidRDefault="006A20B6" w:rsidP="006A20B6">
            <w:pPr>
              <w:spacing w:line="240" w:lineRule="auto"/>
              <w:rPr>
                <w:ins w:id="2598" w:author="Gregory Koenig" w:date="2019-10-15T23:14:00Z"/>
                <w:rFonts w:ascii="Arial" w:eastAsia="Times New Roman" w:hAnsi="Arial" w:cs="Arial"/>
                <w:b w:val="0"/>
                <w:color w:val="000000"/>
                <w:sz w:val="22"/>
              </w:rPr>
            </w:pPr>
            <w:ins w:id="2599"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1C3299DC" w14:textId="77777777" w:rsidR="006A20B6" w:rsidRPr="006A20B6" w:rsidRDefault="006A20B6" w:rsidP="006A20B6">
            <w:pPr>
              <w:spacing w:line="240" w:lineRule="auto"/>
              <w:rPr>
                <w:ins w:id="2600" w:author="Gregory Koenig" w:date="2019-10-15T23:14:00Z"/>
                <w:rFonts w:ascii="Calibri" w:eastAsia="Times New Roman" w:hAnsi="Calibri" w:cs="Calibri"/>
                <w:b w:val="0"/>
                <w:color w:val="0563C1"/>
                <w:sz w:val="22"/>
                <w:u w:val="single"/>
              </w:rPr>
            </w:pPr>
            <w:ins w:id="2601"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"http://jira.actency.fr/browse/CJDRU-6"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CJDRU-6</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5C4550A8" w14:textId="77777777" w:rsidR="006A20B6" w:rsidRPr="006A20B6" w:rsidRDefault="006A20B6" w:rsidP="006A20B6">
            <w:pPr>
              <w:spacing w:line="240" w:lineRule="auto"/>
              <w:rPr>
                <w:ins w:id="2602" w:author="Gregory Koenig" w:date="2019-10-15T23:14:00Z"/>
                <w:rFonts w:ascii="Arial" w:eastAsia="Times New Roman" w:hAnsi="Arial" w:cs="Arial"/>
                <w:b w:val="0"/>
                <w:color w:val="000000"/>
                <w:sz w:val="22"/>
                <w:lang w:val="fr-FR"/>
                <w:rPrChange w:id="2603" w:author="Gregory Koenig" w:date="2019-10-15T23:14:00Z">
                  <w:rPr>
                    <w:ins w:id="2604" w:author="Gregory Koenig" w:date="2019-10-15T23:14:00Z"/>
                    <w:rFonts w:ascii="Arial" w:eastAsia="Times New Roman" w:hAnsi="Arial" w:cs="Arial"/>
                    <w:b w:val="0"/>
                    <w:color w:val="000000"/>
                    <w:sz w:val="22"/>
                  </w:rPr>
                </w:rPrChange>
              </w:rPr>
            </w:pPr>
            <w:ins w:id="2605" w:author="Gregory Koenig" w:date="2019-10-15T23:14:00Z">
              <w:r w:rsidRPr="006A20B6">
                <w:rPr>
                  <w:rFonts w:ascii="Arial" w:eastAsia="Times New Roman" w:hAnsi="Arial" w:cs="Arial"/>
                  <w:b w:val="0"/>
                  <w:color w:val="000000"/>
                  <w:sz w:val="22"/>
                  <w:lang w:val="fr-FR"/>
                  <w:rPrChange w:id="2606" w:author="Gregory Koenig" w:date="2019-10-15T23:14:00Z">
                    <w:rPr>
                      <w:rFonts w:ascii="Arial" w:eastAsia="Times New Roman" w:hAnsi="Arial" w:cs="Arial"/>
                      <w:b w:val="0"/>
                      <w:color w:val="000000"/>
                      <w:sz w:val="22"/>
                    </w:rPr>
                  </w:rPrChange>
                </w:rPr>
                <w:t>En tant que membre je souhaite voir les sujets brûlants en premier dans la liste de mes forums de discussion</w:t>
              </w:r>
            </w:ins>
          </w:p>
        </w:tc>
        <w:tc>
          <w:tcPr>
            <w:tcW w:w="3920" w:type="dxa"/>
            <w:tcBorders>
              <w:top w:val="nil"/>
              <w:left w:val="nil"/>
              <w:bottom w:val="single" w:sz="4" w:space="0" w:color="000000"/>
              <w:right w:val="single" w:sz="4" w:space="0" w:color="000000"/>
            </w:tcBorders>
            <w:shd w:val="clear" w:color="auto" w:fill="auto"/>
            <w:hideMark/>
          </w:tcPr>
          <w:p w14:paraId="6A341EA9" w14:textId="77777777" w:rsidR="006A20B6" w:rsidRPr="006A20B6" w:rsidRDefault="006A20B6" w:rsidP="006A20B6">
            <w:pPr>
              <w:spacing w:line="240" w:lineRule="auto"/>
              <w:rPr>
                <w:ins w:id="2607" w:author="Gregory Koenig" w:date="2019-10-15T23:14:00Z"/>
                <w:rFonts w:ascii="Arial" w:eastAsia="Times New Roman" w:hAnsi="Arial" w:cs="Arial"/>
                <w:b w:val="0"/>
                <w:color w:val="000000"/>
                <w:sz w:val="22"/>
              </w:rPr>
            </w:pPr>
            <w:proofErr w:type="spellStart"/>
            <w:ins w:id="2608"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7713D449" w14:textId="77777777" w:rsidTr="006A20B6">
        <w:trPr>
          <w:trHeight w:val="840"/>
          <w:ins w:id="2609"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65992997" w14:textId="77777777" w:rsidR="006A20B6" w:rsidRPr="006A20B6" w:rsidRDefault="006A20B6" w:rsidP="006A20B6">
            <w:pPr>
              <w:spacing w:line="240" w:lineRule="auto"/>
              <w:rPr>
                <w:ins w:id="2610" w:author="Gregory Koenig" w:date="2019-10-15T23:14:00Z"/>
                <w:rFonts w:ascii="Arial" w:eastAsia="Times New Roman" w:hAnsi="Arial" w:cs="Arial"/>
                <w:b w:val="0"/>
                <w:color w:val="000000"/>
                <w:sz w:val="22"/>
              </w:rPr>
            </w:pPr>
            <w:ins w:id="2611"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3FDD7B1E" w14:textId="77777777" w:rsidR="006A20B6" w:rsidRPr="006A20B6" w:rsidRDefault="006A20B6" w:rsidP="006A20B6">
            <w:pPr>
              <w:spacing w:line="240" w:lineRule="auto"/>
              <w:rPr>
                <w:ins w:id="2612" w:author="Gregory Koenig" w:date="2019-10-15T23:14:00Z"/>
                <w:rFonts w:ascii="Calibri" w:eastAsia="Times New Roman" w:hAnsi="Calibri" w:cs="Calibri"/>
                <w:b w:val="0"/>
                <w:color w:val="0563C1"/>
                <w:sz w:val="22"/>
                <w:u w:val="single"/>
              </w:rPr>
            </w:pPr>
            <w:ins w:id="2613"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"http://jira.actency.fr/browse/CJDRU-5"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CJDRU-5</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2EC91201" w14:textId="77777777" w:rsidR="006A20B6" w:rsidRPr="006A20B6" w:rsidRDefault="006A20B6" w:rsidP="006A20B6">
            <w:pPr>
              <w:spacing w:line="240" w:lineRule="auto"/>
              <w:rPr>
                <w:ins w:id="2614" w:author="Gregory Koenig" w:date="2019-10-15T23:14:00Z"/>
                <w:rFonts w:ascii="Arial" w:eastAsia="Times New Roman" w:hAnsi="Arial" w:cs="Arial"/>
                <w:b w:val="0"/>
                <w:color w:val="000000"/>
                <w:sz w:val="22"/>
                <w:lang w:val="fr-FR"/>
                <w:rPrChange w:id="2615" w:author="Gregory Koenig" w:date="2019-10-15T23:14:00Z">
                  <w:rPr>
                    <w:ins w:id="2616" w:author="Gregory Koenig" w:date="2019-10-15T23:14:00Z"/>
                    <w:rFonts w:ascii="Arial" w:eastAsia="Times New Roman" w:hAnsi="Arial" w:cs="Arial"/>
                    <w:b w:val="0"/>
                    <w:color w:val="000000"/>
                    <w:sz w:val="22"/>
                  </w:rPr>
                </w:rPrChange>
              </w:rPr>
            </w:pPr>
            <w:ins w:id="2617" w:author="Gregory Koenig" w:date="2019-10-15T23:14:00Z">
              <w:r w:rsidRPr="006A20B6">
                <w:rPr>
                  <w:rFonts w:ascii="Arial" w:eastAsia="Times New Roman" w:hAnsi="Arial" w:cs="Arial"/>
                  <w:b w:val="0"/>
                  <w:color w:val="000000"/>
                  <w:sz w:val="22"/>
                  <w:lang w:val="fr-FR"/>
                  <w:rPrChange w:id="2618" w:author="Gregory Koenig" w:date="2019-10-15T23:14:00Z">
                    <w:rPr>
                      <w:rFonts w:ascii="Arial" w:eastAsia="Times New Roman" w:hAnsi="Arial" w:cs="Arial"/>
                      <w:b w:val="0"/>
                      <w:color w:val="000000"/>
                      <w:sz w:val="22"/>
                    </w:rPr>
                  </w:rPrChange>
                </w:rPr>
                <w:t>En tant que membre je souhaite pouvoir créer un nouveau sondage dans mes forums de discussion</w:t>
              </w:r>
            </w:ins>
          </w:p>
        </w:tc>
        <w:tc>
          <w:tcPr>
            <w:tcW w:w="3920" w:type="dxa"/>
            <w:tcBorders>
              <w:top w:val="nil"/>
              <w:left w:val="nil"/>
              <w:bottom w:val="single" w:sz="4" w:space="0" w:color="000000"/>
              <w:right w:val="single" w:sz="4" w:space="0" w:color="000000"/>
            </w:tcBorders>
            <w:shd w:val="clear" w:color="auto" w:fill="auto"/>
            <w:hideMark/>
          </w:tcPr>
          <w:p w14:paraId="72C47D9D" w14:textId="77777777" w:rsidR="006A20B6" w:rsidRPr="006A20B6" w:rsidRDefault="006A20B6" w:rsidP="006A20B6">
            <w:pPr>
              <w:spacing w:line="240" w:lineRule="auto"/>
              <w:rPr>
                <w:ins w:id="2619" w:author="Gregory Koenig" w:date="2019-10-15T23:14:00Z"/>
                <w:rFonts w:ascii="Arial" w:eastAsia="Times New Roman" w:hAnsi="Arial" w:cs="Arial"/>
                <w:b w:val="0"/>
                <w:color w:val="000000"/>
                <w:sz w:val="22"/>
              </w:rPr>
            </w:pPr>
            <w:proofErr w:type="spellStart"/>
            <w:ins w:id="2620"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1942AC51" w14:textId="77777777" w:rsidTr="006A20B6">
        <w:trPr>
          <w:trHeight w:val="1120"/>
          <w:ins w:id="2621"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4EC3F638" w14:textId="77777777" w:rsidR="006A20B6" w:rsidRPr="006A20B6" w:rsidRDefault="006A20B6" w:rsidP="006A20B6">
            <w:pPr>
              <w:spacing w:line="240" w:lineRule="auto"/>
              <w:rPr>
                <w:ins w:id="2622" w:author="Gregory Koenig" w:date="2019-10-15T23:14:00Z"/>
                <w:rFonts w:ascii="Arial" w:eastAsia="Times New Roman" w:hAnsi="Arial" w:cs="Arial"/>
                <w:b w:val="0"/>
                <w:color w:val="000000"/>
                <w:sz w:val="22"/>
              </w:rPr>
            </w:pPr>
            <w:ins w:id="2623"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4EC9AC5E" w14:textId="77777777" w:rsidR="006A20B6" w:rsidRPr="006A20B6" w:rsidRDefault="006A20B6" w:rsidP="006A20B6">
            <w:pPr>
              <w:spacing w:line="240" w:lineRule="auto"/>
              <w:rPr>
                <w:ins w:id="2624" w:author="Gregory Koenig" w:date="2019-10-15T23:14:00Z"/>
                <w:rFonts w:ascii="Calibri" w:eastAsia="Times New Roman" w:hAnsi="Calibri" w:cs="Calibri"/>
                <w:b w:val="0"/>
                <w:color w:val="0563C1"/>
                <w:sz w:val="22"/>
                <w:u w:val="single"/>
              </w:rPr>
            </w:pPr>
            <w:ins w:id="2625"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"http://jira.actency.fr/browse/CJDRU-4"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CJDRU-4</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29E66CD0" w14:textId="77777777" w:rsidR="006A20B6" w:rsidRPr="006A20B6" w:rsidRDefault="006A20B6" w:rsidP="006A20B6">
            <w:pPr>
              <w:spacing w:line="240" w:lineRule="auto"/>
              <w:rPr>
                <w:ins w:id="2626" w:author="Gregory Koenig" w:date="2019-10-15T23:14:00Z"/>
                <w:rFonts w:ascii="Arial" w:eastAsia="Times New Roman" w:hAnsi="Arial" w:cs="Arial"/>
                <w:b w:val="0"/>
                <w:color w:val="000000"/>
                <w:sz w:val="22"/>
                <w:lang w:val="fr-FR"/>
                <w:rPrChange w:id="2627" w:author="Gregory Koenig" w:date="2019-10-15T23:14:00Z">
                  <w:rPr>
                    <w:ins w:id="2628" w:author="Gregory Koenig" w:date="2019-10-15T23:14:00Z"/>
                    <w:rFonts w:ascii="Arial" w:eastAsia="Times New Roman" w:hAnsi="Arial" w:cs="Arial"/>
                    <w:b w:val="0"/>
                    <w:color w:val="000000"/>
                    <w:sz w:val="22"/>
                  </w:rPr>
                </w:rPrChange>
              </w:rPr>
            </w:pPr>
            <w:ins w:id="2629" w:author="Gregory Koenig" w:date="2019-10-15T23:14:00Z">
              <w:r w:rsidRPr="006A20B6">
                <w:rPr>
                  <w:rFonts w:ascii="Arial" w:eastAsia="Times New Roman" w:hAnsi="Arial" w:cs="Arial"/>
                  <w:b w:val="0"/>
                  <w:color w:val="000000"/>
                  <w:sz w:val="22"/>
                  <w:lang w:val="fr-FR"/>
                  <w:rPrChange w:id="2630" w:author="Gregory Koenig" w:date="2019-10-15T23:14:00Z">
                    <w:rPr>
                      <w:rFonts w:ascii="Arial" w:eastAsia="Times New Roman" w:hAnsi="Arial" w:cs="Arial"/>
                      <w:b w:val="0"/>
                      <w:color w:val="000000"/>
                      <w:sz w:val="22"/>
                    </w:rPr>
                  </w:rPrChange>
                </w:rPr>
                <w:t>En tant que membre je souhaite pouvoir créer un nouveau sujet de discussion dans mes forums de discussion</w:t>
              </w:r>
            </w:ins>
          </w:p>
        </w:tc>
        <w:tc>
          <w:tcPr>
            <w:tcW w:w="3920" w:type="dxa"/>
            <w:tcBorders>
              <w:top w:val="nil"/>
              <w:left w:val="nil"/>
              <w:bottom w:val="single" w:sz="4" w:space="0" w:color="000000"/>
              <w:right w:val="single" w:sz="4" w:space="0" w:color="000000"/>
            </w:tcBorders>
            <w:shd w:val="clear" w:color="auto" w:fill="auto"/>
            <w:hideMark/>
          </w:tcPr>
          <w:p w14:paraId="07E9392A" w14:textId="77777777" w:rsidR="006A20B6" w:rsidRPr="006A20B6" w:rsidRDefault="006A20B6" w:rsidP="006A20B6">
            <w:pPr>
              <w:spacing w:line="240" w:lineRule="auto"/>
              <w:rPr>
                <w:ins w:id="2631" w:author="Gregory Koenig" w:date="2019-10-15T23:14:00Z"/>
                <w:rFonts w:ascii="Arial" w:eastAsia="Times New Roman" w:hAnsi="Arial" w:cs="Arial"/>
                <w:b w:val="0"/>
                <w:color w:val="000000"/>
                <w:sz w:val="22"/>
              </w:rPr>
            </w:pPr>
            <w:proofErr w:type="spellStart"/>
            <w:ins w:id="2632"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22568A51" w14:textId="77777777" w:rsidTr="006A20B6">
        <w:trPr>
          <w:trHeight w:val="840"/>
          <w:ins w:id="2633"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2DD971C6" w14:textId="77777777" w:rsidR="006A20B6" w:rsidRPr="006A20B6" w:rsidRDefault="006A20B6" w:rsidP="006A20B6">
            <w:pPr>
              <w:spacing w:line="240" w:lineRule="auto"/>
              <w:rPr>
                <w:ins w:id="2634" w:author="Gregory Koenig" w:date="2019-10-15T23:14:00Z"/>
                <w:rFonts w:ascii="Arial" w:eastAsia="Times New Roman" w:hAnsi="Arial" w:cs="Arial"/>
                <w:b w:val="0"/>
                <w:color w:val="000000"/>
                <w:sz w:val="22"/>
              </w:rPr>
            </w:pPr>
            <w:ins w:id="2635"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09EE8450" w14:textId="77777777" w:rsidR="006A20B6" w:rsidRPr="006A20B6" w:rsidRDefault="006A20B6" w:rsidP="006A20B6">
            <w:pPr>
              <w:spacing w:line="240" w:lineRule="auto"/>
              <w:rPr>
                <w:ins w:id="2636" w:author="Gregory Koenig" w:date="2019-10-15T23:14:00Z"/>
                <w:rFonts w:ascii="Calibri" w:eastAsia="Times New Roman" w:hAnsi="Calibri" w:cs="Calibri"/>
                <w:b w:val="0"/>
                <w:color w:val="0563C1"/>
                <w:sz w:val="22"/>
                <w:u w:val="single"/>
              </w:rPr>
            </w:pPr>
            <w:ins w:id="2637"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"http://jira.actency.fr/browse/CJDRU-3"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CJDRU-3</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1E569A33" w14:textId="77777777" w:rsidR="006A20B6" w:rsidRPr="006A20B6" w:rsidRDefault="006A20B6" w:rsidP="006A20B6">
            <w:pPr>
              <w:spacing w:line="240" w:lineRule="auto"/>
              <w:rPr>
                <w:ins w:id="2638" w:author="Gregory Koenig" w:date="2019-10-15T23:14:00Z"/>
                <w:rFonts w:ascii="Arial" w:eastAsia="Times New Roman" w:hAnsi="Arial" w:cs="Arial"/>
                <w:b w:val="0"/>
                <w:color w:val="000000"/>
                <w:sz w:val="22"/>
                <w:lang w:val="fr-FR"/>
                <w:rPrChange w:id="2639" w:author="Gregory Koenig" w:date="2019-10-15T23:14:00Z">
                  <w:rPr>
                    <w:ins w:id="2640" w:author="Gregory Koenig" w:date="2019-10-15T23:14:00Z"/>
                    <w:rFonts w:ascii="Arial" w:eastAsia="Times New Roman" w:hAnsi="Arial" w:cs="Arial"/>
                    <w:b w:val="0"/>
                    <w:color w:val="000000"/>
                    <w:sz w:val="22"/>
                  </w:rPr>
                </w:rPrChange>
              </w:rPr>
            </w:pPr>
            <w:ins w:id="2641" w:author="Gregory Koenig" w:date="2019-10-15T23:14:00Z">
              <w:r w:rsidRPr="006A20B6">
                <w:rPr>
                  <w:rFonts w:ascii="Arial" w:eastAsia="Times New Roman" w:hAnsi="Arial" w:cs="Arial"/>
                  <w:b w:val="0"/>
                  <w:color w:val="000000"/>
                  <w:sz w:val="22"/>
                  <w:lang w:val="fr-FR"/>
                  <w:rPrChange w:id="2642" w:author="Gregory Koenig" w:date="2019-10-15T23:14:00Z">
                    <w:rPr>
                      <w:rFonts w:ascii="Arial" w:eastAsia="Times New Roman" w:hAnsi="Arial" w:cs="Arial"/>
                      <w:b w:val="0"/>
                      <w:color w:val="000000"/>
                      <w:sz w:val="22"/>
                    </w:rPr>
                  </w:rPrChange>
                </w:rPr>
                <w:t xml:space="preserve">En tant que membre je souhaite pouvoir me connecter avec mon compte google, </w:t>
              </w:r>
              <w:proofErr w:type="spellStart"/>
              <w:r w:rsidRPr="006A20B6">
                <w:rPr>
                  <w:rFonts w:ascii="Arial" w:eastAsia="Times New Roman" w:hAnsi="Arial" w:cs="Arial"/>
                  <w:b w:val="0"/>
                  <w:color w:val="000000"/>
                  <w:sz w:val="22"/>
                  <w:lang w:val="fr-FR"/>
                  <w:rPrChange w:id="2643" w:author="Gregory Koenig" w:date="2019-10-15T23:14:00Z">
                    <w:rPr>
                      <w:rFonts w:ascii="Arial" w:eastAsia="Times New Roman" w:hAnsi="Arial" w:cs="Arial"/>
                      <w:b w:val="0"/>
                      <w:color w:val="000000"/>
                      <w:sz w:val="22"/>
                    </w:rPr>
                  </w:rPrChange>
                </w:rPr>
                <w:t>facebook</w:t>
              </w:r>
              <w:proofErr w:type="spellEnd"/>
              <w:r w:rsidRPr="006A20B6">
                <w:rPr>
                  <w:rFonts w:ascii="Arial" w:eastAsia="Times New Roman" w:hAnsi="Arial" w:cs="Arial"/>
                  <w:b w:val="0"/>
                  <w:color w:val="000000"/>
                  <w:sz w:val="22"/>
                  <w:lang w:val="fr-FR"/>
                  <w:rPrChange w:id="2644" w:author="Gregory Koenig" w:date="2019-10-15T23:14:00Z">
                    <w:rPr>
                      <w:rFonts w:ascii="Arial" w:eastAsia="Times New Roman" w:hAnsi="Arial" w:cs="Arial"/>
                      <w:b w:val="0"/>
                      <w:color w:val="000000"/>
                      <w:sz w:val="22"/>
                    </w:rPr>
                  </w:rPrChange>
                </w:rPr>
                <w:t xml:space="preserve"> ou twitter</w:t>
              </w:r>
            </w:ins>
          </w:p>
        </w:tc>
        <w:tc>
          <w:tcPr>
            <w:tcW w:w="3920" w:type="dxa"/>
            <w:tcBorders>
              <w:top w:val="nil"/>
              <w:left w:val="nil"/>
              <w:bottom w:val="single" w:sz="4" w:space="0" w:color="000000"/>
              <w:right w:val="single" w:sz="4" w:space="0" w:color="000000"/>
            </w:tcBorders>
            <w:shd w:val="clear" w:color="auto" w:fill="auto"/>
            <w:hideMark/>
          </w:tcPr>
          <w:p w14:paraId="7B6665A6" w14:textId="77777777" w:rsidR="006A20B6" w:rsidRPr="006A20B6" w:rsidRDefault="006A20B6" w:rsidP="006A20B6">
            <w:pPr>
              <w:spacing w:line="240" w:lineRule="auto"/>
              <w:rPr>
                <w:ins w:id="2645" w:author="Gregory Koenig" w:date="2019-10-15T23:14:00Z"/>
                <w:rFonts w:ascii="Arial" w:eastAsia="Times New Roman" w:hAnsi="Arial" w:cs="Arial"/>
                <w:b w:val="0"/>
                <w:color w:val="000000"/>
                <w:sz w:val="22"/>
              </w:rPr>
            </w:pPr>
            <w:proofErr w:type="spellStart"/>
            <w:ins w:id="2646"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5F8F965B" w14:textId="77777777" w:rsidTr="006A20B6">
        <w:trPr>
          <w:trHeight w:val="840"/>
          <w:ins w:id="2647"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6D050663" w14:textId="77777777" w:rsidR="006A20B6" w:rsidRPr="006A20B6" w:rsidRDefault="006A20B6" w:rsidP="006A20B6">
            <w:pPr>
              <w:spacing w:line="240" w:lineRule="auto"/>
              <w:rPr>
                <w:ins w:id="2648" w:author="Gregory Koenig" w:date="2019-10-15T23:14:00Z"/>
                <w:rFonts w:ascii="Arial" w:eastAsia="Times New Roman" w:hAnsi="Arial" w:cs="Arial"/>
                <w:b w:val="0"/>
                <w:color w:val="000000"/>
                <w:sz w:val="22"/>
              </w:rPr>
            </w:pPr>
            <w:ins w:id="2649"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74D2F04F" w14:textId="77777777" w:rsidR="006A20B6" w:rsidRPr="006A20B6" w:rsidRDefault="006A20B6" w:rsidP="006A20B6">
            <w:pPr>
              <w:spacing w:line="240" w:lineRule="auto"/>
              <w:rPr>
                <w:ins w:id="2650" w:author="Gregory Koenig" w:date="2019-10-15T23:14:00Z"/>
                <w:rFonts w:ascii="Calibri" w:eastAsia="Times New Roman" w:hAnsi="Calibri" w:cs="Calibri"/>
                <w:b w:val="0"/>
                <w:color w:val="0563C1"/>
                <w:sz w:val="22"/>
                <w:u w:val="single"/>
              </w:rPr>
            </w:pPr>
            <w:ins w:id="2651"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"http://jira.actency.fr/browse/CJDRU-2"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CJDRU-2</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5B59F9B6" w14:textId="77777777" w:rsidR="006A20B6" w:rsidRPr="006A20B6" w:rsidRDefault="006A20B6" w:rsidP="006A20B6">
            <w:pPr>
              <w:spacing w:line="240" w:lineRule="auto"/>
              <w:rPr>
                <w:ins w:id="2652" w:author="Gregory Koenig" w:date="2019-10-15T23:14:00Z"/>
                <w:rFonts w:ascii="Arial" w:eastAsia="Times New Roman" w:hAnsi="Arial" w:cs="Arial"/>
                <w:b w:val="0"/>
                <w:color w:val="000000"/>
                <w:sz w:val="22"/>
                <w:lang w:val="fr-FR"/>
                <w:rPrChange w:id="2653" w:author="Gregory Koenig" w:date="2019-10-15T23:14:00Z">
                  <w:rPr>
                    <w:ins w:id="2654" w:author="Gregory Koenig" w:date="2019-10-15T23:14:00Z"/>
                    <w:rFonts w:ascii="Arial" w:eastAsia="Times New Roman" w:hAnsi="Arial" w:cs="Arial"/>
                    <w:b w:val="0"/>
                    <w:color w:val="000000"/>
                    <w:sz w:val="22"/>
                  </w:rPr>
                </w:rPrChange>
              </w:rPr>
            </w:pPr>
            <w:ins w:id="2655" w:author="Gregory Koenig" w:date="2019-10-15T23:14:00Z">
              <w:r w:rsidRPr="006A20B6">
                <w:rPr>
                  <w:rFonts w:ascii="Arial" w:eastAsia="Times New Roman" w:hAnsi="Arial" w:cs="Arial"/>
                  <w:b w:val="0"/>
                  <w:color w:val="000000"/>
                  <w:sz w:val="22"/>
                  <w:lang w:val="fr-FR"/>
                  <w:rPrChange w:id="2656" w:author="Gregory Koenig" w:date="2019-10-15T23:14:00Z">
                    <w:rPr>
                      <w:rFonts w:ascii="Arial" w:eastAsia="Times New Roman" w:hAnsi="Arial" w:cs="Arial"/>
                      <w:b w:val="0"/>
                      <w:color w:val="000000"/>
                      <w:sz w:val="22"/>
                    </w:rPr>
                  </w:rPrChange>
                </w:rPr>
                <w:t>En tant que membre je souhaite pouvoir m'inscrire pour accéder à mes forums de discussion</w:t>
              </w:r>
            </w:ins>
          </w:p>
        </w:tc>
        <w:tc>
          <w:tcPr>
            <w:tcW w:w="3920" w:type="dxa"/>
            <w:tcBorders>
              <w:top w:val="nil"/>
              <w:left w:val="nil"/>
              <w:bottom w:val="single" w:sz="4" w:space="0" w:color="000000"/>
              <w:right w:val="single" w:sz="4" w:space="0" w:color="000000"/>
            </w:tcBorders>
            <w:shd w:val="clear" w:color="auto" w:fill="auto"/>
            <w:hideMark/>
          </w:tcPr>
          <w:p w14:paraId="25CDB46E" w14:textId="77777777" w:rsidR="006A20B6" w:rsidRPr="006A20B6" w:rsidRDefault="006A20B6" w:rsidP="006A20B6">
            <w:pPr>
              <w:spacing w:line="240" w:lineRule="auto"/>
              <w:rPr>
                <w:ins w:id="2657" w:author="Gregory Koenig" w:date="2019-10-15T23:14:00Z"/>
                <w:rFonts w:ascii="Arial" w:eastAsia="Times New Roman" w:hAnsi="Arial" w:cs="Arial"/>
                <w:b w:val="0"/>
                <w:color w:val="000000"/>
                <w:sz w:val="22"/>
              </w:rPr>
            </w:pPr>
            <w:proofErr w:type="spellStart"/>
            <w:ins w:id="2658"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r w:rsidR="006A20B6" w:rsidRPr="006A20B6" w14:paraId="7341E50A" w14:textId="77777777" w:rsidTr="006A20B6">
        <w:trPr>
          <w:trHeight w:val="840"/>
          <w:ins w:id="2659" w:author="Gregory Koenig" w:date="2019-10-15T23:14:00Z"/>
        </w:trPr>
        <w:tc>
          <w:tcPr>
            <w:tcW w:w="1280" w:type="dxa"/>
            <w:tcBorders>
              <w:top w:val="nil"/>
              <w:left w:val="single" w:sz="4" w:space="0" w:color="000000"/>
              <w:bottom w:val="single" w:sz="4" w:space="0" w:color="000000"/>
              <w:right w:val="single" w:sz="4" w:space="0" w:color="000000"/>
            </w:tcBorders>
            <w:shd w:val="clear" w:color="auto" w:fill="auto"/>
            <w:hideMark/>
          </w:tcPr>
          <w:p w14:paraId="22881C51" w14:textId="77777777" w:rsidR="006A20B6" w:rsidRPr="006A20B6" w:rsidRDefault="006A20B6" w:rsidP="006A20B6">
            <w:pPr>
              <w:spacing w:line="240" w:lineRule="auto"/>
              <w:rPr>
                <w:ins w:id="2660" w:author="Gregory Koenig" w:date="2019-10-15T23:14:00Z"/>
                <w:rFonts w:ascii="Arial" w:eastAsia="Times New Roman" w:hAnsi="Arial" w:cs="Arial"/>
                <w:b w:val="0"/>
                <w:color w:val="000000"/>
                <w:sz w:val="22"/>
              </w:rPr>
            </w:pPr>
            <w:ins w:id="2661" w:author="Gregory Koenig" w:date="2019-10-15T23:14:00Z">
              <w:r w:rsidRPr="006A20B6">
                <w:rPr>
                  <w:rFonts w:ascii="Arial" w:eastAsia="Times New Roman" w:hAnsi="Arial" w:cs="Arial"/>
                  <w:b w:val="0"/>
                  <w:color w:val="000000"/>
                  <w:sz w:val="22"/>
                </w:rPr>
                <w:t>User Story</w:t>
              </w:r>
            </w:ins>
          </w:p>
        </w:tc>
        <w:tc>
          <w:tcPr>
            <w:tcW w:w="1000" w:type="dxa"/>
            <w:tcBorders>
              <w:top w:val="nil"/>
              <w:left w:val="nil"/>
              <w:bottom w:val="single" w:sz="4" w:space="0" w:color="000000"/>
              <w:right w:val="single" w:sz="4" w:space="0" w:color="000000"/>
            </w:tcBorders>
            <w:shd w:val="clear" w:color="auto" w:fill="auto"/>
            <w:hideMark/>
          </w:tcPr>
          <w:p w14:paraId="5AB3218C" w14:textId="77777777" w:rsidR="006A20B6" w:rsidRPr="006A20B6" w:rsidRDefault="006A20B6" w:rsidP="006A20B6">
            <w:pPr>
              <w:spacing w:line="240" w:lineRule="auto"/>
              <w:rPr>
                <w:ins w:id="2662" w:author="Gregory Koenig" w:date="2019-10-15T23:14:00Z"/>
                <w:rFonts w:ascii="Calibri" w:eastAsia="Times New Roman" w:hAnsi="Calibri" w:cs="Calibri"/>
                <w:b w:val="0"/>
                <w:color w:val="0563C1"/>
                <w:sz w:val="22"/>
                <w:u w:val="single"/>
              </w:rPr>
            </w:pPr>
            <w:ins w:id="2663" w:author="Gregory Koenig" w:date="2019-10-15T23:14:00Z">
              <w:r w:rsidRPr="006A20B6">
                <w:rPr>
                  <w:rFonts w:ascii="Calibri" w:eastAsia="Times New Roman" w:hAnsi="Calibri" w:cs="Calibri"/>
                  <w:b w:val="0"/>
                  <w:color w:val="0563C1"/>
                  <w:sz w:val="22"/>
                  <w:u w:val="single"/>
                </w:rPr>
                <w:fldChar w:fldCharType="begin"/>
              </w:r>
              <w:r w:rsidRPr="006A20B6">
                <w:rPr>
                  <w:rFonts w:ascii="Calibri" w:eastAsia="Times New Roman" w:hAnsi="Calibri" w:cs="Calibri"/>
                  <w:b w:val="0"/>
                  <w:color w:val="0563C1"/>
                  <w:sz w:val="22"/>
                  <w:u w:val="single"/>
                </w:rPr>
                <w:instrText xml:space="preserve"> HYPERLINK "http://jira.actency.fr/browse/CJDRU-1" </w:instrText>
              </w:r>
              <w:r w:rsidRPr="006A20B6">
                <w:rPr>
                  <w:rFonts w:ascii="Calibri" w:eastAsia="Times New Roman" w:hAnsi="Calibri" w:cs="Calibri"/>
                  <w:b w:val="0"/>
                  <w:color w:val="0563C1"/>
                  <w:sz w:val="22"/>
                  <w:u w:val="single"/>
                </w:rPr>
                <w:fldChar w:fldCharType="separate"/>
              </w:r>
              <w:r w:rsidRPr="006A20B6">
                <w:rPr>
                  <w:rFonts w:ascii="Calibri" w:eastAsia="Times New Roman" w:hAnsi="Calibri" w:cs="Calibri"/>
                  <w:b w:val="0"/>
                  <w:color w:val="0563C1"/>
                  <w:sz w:val="22"/>
                  <w:u w:val="single"/>
                </w:rPr>
                <w:t>CJDRU-1</w:t>
              </w:r>
              <w:r w:rsidRPr="006A20B6">
                <w:rPr>
                  <w:rFonts w:ascii="Calibri" w:eastAsia="Times New Roman" w:hAnsi="Calibri" w:cs="Calibri"/>
                  <w:b w:val="0"/>
                  <w:color w:val="0563C1"/>
                  <w:sz w:val="22"/>
                  <w:u w:val="single"/>
                </w:rPr>
                <w:fldChar w:fldCharType="end"/>
              </w:r>
            </w:ins>
          </w:p>
        </w:tc>
        <w:tc>
          <w:tcPr>
            <w:tcW w:w="3920" w:type="dxa"/>
            <w:tcBorders>
              <w:top w:val="nil"/>
              <w:left w:val="nil"/>
              <w:bottom w:val="single" w:sz="4" w:space="0" w:color="000000"/>
              <w:right w:val="single" w:sz="4" w:space="0" w:color="000000"/>
            </w:tcBorders>
            <w:shd w:val="clear" w:color="auto" w:fill="auto"/>
            <w:hideMark/>
          </w:tcPr>
          <w:p w14:paraId="251AD4B3" w14:textId="77777777" w:rsidR="006A20B6" w:rsidRPr="006A20B6" w:rsidRDefault="006A20B6" w:rsidP="006A20B6">
            <w:pPr>
              <w:spacing w:line="240" w:lineRule="auto"/>
              <w:rPr>
                <w:ins w:id="2664" w:author="Gregory Koenig" w:date="2019-10-15T23:14:00Z"/>
                <w:rFonts w:ascii="Arial" w:eastAsia="Times New Roman" w:hAnsi="Arial" w:cs="Arial"/>
                <w:b w:val="0"/>
                <w:color w:val="000000"/>
                <w:sz w:val="22"/>
                <w:lang w:val="fr-FR"/>
                <w:rPrChange w:id="2665" w:author="Gregory Koenig" w:date="2019-10-15T23:14:00Z">
                  <w:rPr>
                    <w:ins w:id="2666" w:author="Gregory Koenig" w:date="2019-10-15T23:14:00Z"/>
                    <w:rFonts w:ascii="Arial" w:eastAsia="Times New Roman" w:hAnsi="Arial" w:cs="Arial"/>
                    <w:b w:val="0"/>
                    <w:color w:val="000000"/>
                    <w:sz w:val="22"/>
                  </w:rPr>
                </w:rPrChange>
              </w:rPr>
            </w:pPr>
            <w:ins w:id="2667" w:author="Gregory Koenig" w:date="2019-10-15T23:14:00Z">
              <w:r w:rsidRPr="006A20B6">
                <w:rPr>
                  <w:rFonts w:ascii="Arial" w:eastAsia="Times New Roman" w:hAnsi="Arial" w:cs="Arial"/>
                  <w:b w:val="0"/>
                  <w:color w:val="000000"/>
                  <w:sz w:val="22"/>
                  <w:lang w:val="fr-FR"/>
                  <w:rPrChange w:id="2668" w:author="Gregory Koenig" w:date="2019-10-15T23:14:00Z">
                    <w:rPr>
                      <w:rFonts w:ascii="Arial" w:eastAsia="Times New Roman" w:hAnsi="Arial" w:cs="Arial"/>
                      <w:b w:val="0"/>
                      <w:color w:val="000000"/>
                      <w:sz w:val="22"/>
                    </w:rPr>
                  </w:rPrChange>
                </w:rPr>
                <w:t>En tant que membre je souhaite me connecter au site de l'association pour accéder à mes forums de discussion</w:t>
              </w:r>
            </w:ins>
          </w:p>
        </w:tc>
        <w:tc>
          <w:tcPr>
            <w:tcW w:w="3920" w:type="dxa"/>
            <w:tcBorders>
              <w:top w:val="nil"/>
              <w:left w:val="nil"/>
              <w:bottom w:val="single" w:sz="4" w:space="0" w:color="000000"/>
              <w:right w:val="single" w:sz="4" w:space="0" w:color="000000"/>
            </w:tcBorders>
            <w:shd w:val="clear" w:color="auto" w:fill="auto"/>
            <w:hideMark/>
          </w:tcPr>
          <w:p w14:paraId="115E8C88" w14:textId="77777777" w:rsidR="006A20B6" w:rsidRPr="006A20B6" w:rsidRDefault="006A20B6" w:rsidP="006A20B6">
            <w:pPr>
              <w:spacing w:line="240" w:lineRule="auto"/>
              <w:rPr>
                <w:ins w:id="2669" w:author="Gregory Koenig" w:date="2019-10-15T23:14:00Z"/>
                <w:rFonts w:ascii="Arial" w:eastAsia="Times New Roman" w:hAnsi="Arial" w:cs="Arial"/>
                <w:b w:val="0"/>
                <w:color w:val="000000"/>
                <w:sz w:val="22"/>
              </w:rPr>
            </w:pPr>
            <w:proofErr w:type="spellStart"/>
            <w:ins w:id="2670" w:author="Gregory Koenig" w:date="2019-10-15T23:14:00Z">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1, </w:t>
              </w:r>
              <w:proofErr w:type="spellStart"/>
              <w:r w:rsidRPr="006A20B6">
                <w:rPr>
                  <w:rFonts w:ascii="Arial" w:eastAsia="Times New Roman" w:hAnsi="Arial" w:cs="Arial"/>
                  <w:b w:val="0"/>
                  <w:color w:val="000000"/>
                  <w:sz w:val="22"/>
                </w:rPr>
                <w:t>Webacademie</w:t>
              </w:r>
              <w:proofErr w:type="spellEnd"/>
              <w:r w:rsidRPr="006A20B6">
                <w:rPr>
                  <w:rFonts w:ascii="Arial" w:eastAsia="Times New Roman" w:hAnsi="Arial" w:cs="Arial"/>
                  <w:b w:val="0"/>
                  <w:color w:val="000000"/>
                  <w:sz w:val="22"/>
                </w:rPr>
                <w:t xml:space="preserve"> Sprint 2</w:t>
              </w:r>
            </w:ins>
          </w:p>
        </w:tc>
      </w:tr>
    </w:tbl>
    <w:p w14:paraId="1E0BFA61" w14:textId="5E584C9B" w:rsidR="00F65FDD" w:rsidRPr="0051510E" w:rsidRDefault="00F65FDD" w:rsidP="002A0B1F">
      <w:pPr>
        <w:spacing w:after="200"/>
        <w:rPr>
          <w:lang w:val="fr-FR"/>
          <w:rPrChange w:id="2671" w:author="Gregory Koenig" w:date="2019-10-15T19:41:00Z">
            <w:rPr/>
          </w:rPrChange>
        </w:rPr>
        <w:pPrChange w:id="2672" w:author="Gregory Koenig" w:date="2019-10-16T03:08:00Z">
          <w:pPr/>
        </w:pPrChange>
      </w:pPr>
    </w:p>
    <w:sectPr w:rsidR="00F65FDD" w:rsidRPr="0051510E" w:rsidSect="00DF027C">
      <w:headerReference w:type="default" r:id="rId38"/>
      <w:footerReference w:type="default" r:id="rId3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6B787" w14:textId="77777777" w:rsidR="00D03D25" w:rsidRDefault="00D03D25">
      <w:r>
        <w:separator/>
      </w:r>
    </w:p>
    <w:p w14:paraId="117BAFBB" w14:textId="77777777" w:rsidR="00D03D25" w:rsidRDefault="00D03D25"/>
  </w:endnote>
  <w:endnote w:type="continuationSeparator" w:id="0">
    <w:p w14:paraId="1F962ADA" w14:textId="77777777" w:rsidR="00D03D25" w:rsidRDefault="00D03D25">
      <w:r>
        <w:continuationSeparator/>
      </w:r>
    </w:p>
    <w:p w14:paraId="5EF6C130" w14:textId="77777777" w:rsidR="00D03D25" w:rsidRDefault="00D03D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mp;amp">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0BCE2350" w14:textId="77777777" w:rsidR="006A20B6" w:rsidRDefault="006A20B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E2D7B51" w14:textId="77777777" w:rsidR="006A20B6" w:rsidRDefault="006A2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1AFCE" w14:textId="77777777" w:rsidR="00D03D25" w:rsidRDefault="00D03D25">
      <w:r>
        <w:separator/>
      </w:r>
    </w:p>
    <w:p w14:paraId="1222744A" w14:textId="77777777" w:rsidR="00D03D25" w:rsidRDefault="00D03D25"/>
  </w:footnote>
  <w:footnote w:type="continuationSeparator" w:id="0">
    <w:p w14:paraId="34C7E172" w14:textId="77777777" w:rsidR="00D03D25" w:rsidRDefault="00D03D25">
      <w:r>
        <w:continuationSeparator/>
      </w:r>
    </w:p>
    <w:p w14:paraId="7320ABE0" w14:textId="77777777" w:rsidR="00D03D25" w:rsidRDefault="00D03D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323232" w:themeColor="text2"/>
        <w:left w:val="single" w:sz="36" w:space="0" w:color="323232" w:themeColor="text2"/>
        <w:bottom w:val="single" w:sz="36" w:space="0" w:color="323232" w:themeColor="text2"/>
        <w:right w:val="single" w:sz="36" w:space="0" w:color="323232" w:themeColor="text2"/>
        <w:insideH w:val="single" w:sz="36" w:space="0" w:color="323232" w:themeColor="text2"/>
        <w:insideV w:val="single" w:sz="36" w:space="0" w:color="323232" w:themeColor="text2"/>
      </w:tblBorders>
      <w:tblLook w:val="0000" w:firstRow="0" w:lastRow="0" w:firstColumn="0" w:lastColumn="0" w:noHBand="0" w:noVBand="0"/>
    </w:tblPr>
    <w:tblGrid>
      <w:gridCol w:w="9990"/>
    </w:tblGrid>
    <w:tr w:rsidR="006A20B6" w14:paraId="5CA72FAD" w14:textId="77777777" w:rsidTr="00D077E9">
      <w:trPr>
        <w:trHeight w:val="978"/>
      </w:trPr>
      <w:tc>
        <w:tcPr>
          <w:tcW w:w="9990" w:type="dxa"/>
          <w:tcBorders>
            <w:top w:val="nil"/>
            <w:left w:val="nil"/>
            <w:bottom w:val="single" w:sz="36" w:space="0" w:color="1B587C" w:themeColor="accent3"/>
            <w:right w:val="nil"/>
          </w:tcBorders>
        </w:tcPr>
        <w:p w14:paraId="05CE7690" w14:textId="77777777" w:rsidR="006A20B6" w:rsidRDefault="006A20B6">
          <w:pPr>
            <w:pStyle w:val="Header"/>
          </w:pPr>
        </w:p>
      </w:tc>
    </w:tr>
  </w:tbl>
  <w:p w14:paraId="14DCF6FD" w14:textId="77777777" w:rsidR="006A20B6" w:rsidRDefault="006A20B6"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855FF"/>
    <w:multiLevelType w:val="multilevel"/>
    <w:tmpl w:val="B21C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BA717A"/>
    <w:multiLevelType w:val="multilevel"/>
    <w:tmpl w:val="3F888E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5187645"/>
    <w:multiLevelType w:val="multilevel"/>
    <w:tmpl w:val="1A4A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8862B1"/>
    <w:multiLevelType w:val="multilevel"/>
    <w:tmpl w:val="E184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9B7AE7"/>
    <w:multiLevelType w:val="multilevel"/>
    <w:tmpl w:val="7488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ory Koenig">
    <w15:presenceInfo w15:providerId="None" w15:userId="Gregory Koeni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0B5"/>
    <w:rsid w:val="00001785"/>
    <w:rsid w:val="00010736"/>
    <w:rsid w:val="0001240E"/>
    <w:rsid w:val="0002482E"/>
    <w:rsid w:val="00050324"/>
    <w:rsid w:val="000A0150"/>
    <w:rsid w:val="000A1642"/>
    <w:rsid w:val="000E63C9"/>
    <w:rsid w:val="00130B75"/>
    <w:rsid w:val="00130E9D"/>
    <w:rsid w:val="00143B41"/>
    <w:rsid w:val="00150A6D"/>
    <w:rsid w:val="00176B0B"/>
    <w:rsid w:val="0018369C"/>
    <w:rsid w:val="001848B1"/>
    <w:rsid w:val="00185B35"/>
    <w:rsid w:val="001B55F7"/>
    <w:rsid w:val="001D49A8"/>
    <w:rsid w:val="001F2BC8"/>
    <w:rsid w:val="001F43A2"/>
    <w:rsid w:val="001F5F6B"/>
    <w:rsid w:val="00227564"/>
    <w:rsid w:val="00233A0A"/>
    <w:rsid w:val="00243EBC"/>
    <w:rsid w:val="00246679"/>
    <w:rsid w:val="00246A35"/>
    <w:rsid w:val="00284348"/>
    <w:rsid w:val="002A0B1F"/>
    <w:rsid w:val="002D5DEA"/>
    <w:rsid w:val="002F0A71"/>
    <w:rsid w:val="002F51F5"/>
    <w:rsid w:val="002F5B3C"/>
    <w:rsid w:val="00303C5C"/>
    <w:rsid w:val="00304F51"/>
    <w:rsid w:val="00312137"/>
    <w:rsid w:val="00330359"/>
    <w:rsid w:val="0033762F"/>
    <w:rsid w:val="00343C1A"/>
    <w:rsid w:val="00351C88"/>
    <w:rsid w:val="00366C7E"/>
    <w:rsid w:val="00371E80"/>
    <w:rsid w:val="00384EA3"/>
    <w:rsid w:val="003A39A1"/>
    <w:rsid w:val="003A68E0"/>
    <w:rsid w:val="003A7362"/>
    <w:rsid w:val="003C2191"/>
    <w:rsid w:val="003C2951"/>
    <w:rsid w:val="003D3863"/>
    <w:rsid w:val="004009DE"/>
    <w:rsid w:val="004110DE"/>
    <w:rsid w:val="0044085A"/>
    <w:rsid w:val="00446113"/>
    <w:rsid w:val="00451502"/>
    <w:rsid w:val="00492849"/>
    <w:rsid w:val="004930B5"/>
    <w:rsid w:val="004A07D0"/>
    <w:rsid w:val="004B21A5"/>
    <w:rsid w:val="004F00C2"/>
    <w:rsid w:val="004F133C"/>
    <w:rsid w:val="005037F0"/>
    <w:rsid w:val="0051510E"/>
    <w:rsid w:val="0051650F"/>
    <w:rsid w:val="00516A86"/>
    <w:rsid w:val="005275F6"/>
    <w:rsid w:val="005375EA"/>
    <w:rsid w:val="00572102"/>
    <w:rsid w:val="005F1BB0"/>
    <w:rsid w:val="00656C4D"/>
    <w:rsid w:val="00694E3A"/>
    <w:rsid w:val="006A20B6"/>
    <w:rsid w:val="006A7F72"/>
    <w:rsid w:val="006C0840"/>
    <w:rsid w:val="006C2E24"/>
    <w:rsid w:val="006D41F6"/>
    <w:rsid w:val="006E5716"/>
    <w:rsid w:val="006F2E83"/>
    <w:rsid w:val="00700DA0"/>
    <w:rsid w:val="00726E73"/>
    <w:rsid w:val="007302B3"/>
    <w:rsid w:val="00730733"/>
    <w:rsid w:val="00730E3A"/>
    <w:rsid w:val="00736AAF"/>
    <w:rsid w:val="00736B73"/>
    <w:rsid w:val="00746075"/>
    <w:rsid w:val="00754AEC"/>
    <w:rsid w:val="00756B2A"/>
    <w:rsid w:val="00765B2A"/>
    <w:rsid w:val="0077130D"/>
    <w:rsid w:val="0077550F"/>
    <w:rsid w:val="00783A34"/>
    <w:rsid w:val="00792BD1"/>
    <w:rsid w:val="007C6B52"/>
    <w:rsid w:val="007D16C5"/>
    <w:rsid w:val="007E24D8"/>
    <w:rsid w:val="007F68E8"/>
    <w:rsid w:val="00801929"/>
    <w:rsid w:val="008557A7"/>
    <w:rsid w:val="00862FE4"/>
    <w:rsid w:val="0086389A"/>
    <w:rsid w:val="00874AF4"/>
    <w:rsid w:val="0087605E"/>
    <w:rsid w:val="00880BC6"/>
    <w:rsid w:val="008B1FEE"/>
    <w:rsid w:val="008D2353"/>
    <w:rsid w:val="008F1B67"/>
    <w:rsid w:val="008F2C35"/>
    <w:rsid w:val="00903C32"/>
    <w:rsid w:val="00916B16"/>
    <w:rsid w:val="009173B9"/>
    <w:rsid w:val="00924355"/>
    <w:rsid w:val="0093335D"/>
    <w:rsid w:val="0093613E"/>
    <w:rsid w:val="00943026"/>
    <w:rsid w:val="00966B81"/>
    <w:rsid w:val="009C7720"/>
    <w:rsid w:val="009D4308"/>
    <w:rsid w:val="00A13D94"/>
    <w:rsid w:val="00A23AFA"/>
    <w:rsid w:val="00A25F23"/>
    <w:rsid w:val="00A31B3E"/>
    <w:rsid w:val="00A532F3"/>
    <w:rsid w:val="00A8489E"/>
    <w:rsid w:val="00AC29F3"/>
    <w:rsid w:val="00B174BB"/>
    <w:rsid w:val="00B231E5"/>
    <w:rsid w:val="00B554F5"/>
    <w:rsid w:val="00B56720"/>
    <w:rsid w:val="00B659A6"/>
    <w:rsid w:val="00B7495A"/>
    <w:rsid w:val="00BA3F95"/>
    <w:rsid w:val="00BB77B2"/>
    <w:rsid w:val="00BD4BDB"/>
    <w:rsid w:val="00C02B87"/>
    <w:rsid w:val="00C05D70"/>
    <w:rsid w:val="00C1669A"/>
    <w:rsid w:val="00C4086D"/>
    <w:rsid w:val="00C72D32"/>
    <w:rsid w:val="00CA1896"/>
    <w:rsid w:val="00CA2585"/>
    <w:rsid w:val="00CB5B28"/>
    <w:rsid w:val="00CC259E"/>
    <w:rsid w:val="00CF5371"/>
    <w:rsid w:val="00D0323A"/>
    <w:rsid w:val="00D03D25"/>
    <w:rsid w:val="00D0559F"/>
    <w:rsid w:val="00D077E9"/>
    <w:rsid w:val="00D42CB7"/>
    <w:rsid w:val="00D5413D"/>
    <w:rsid w:val="00D570A9"/>
    <w:rsid w:val="00D645E6"/>
    <w:rsid w:val="00D7036A"/>
    <w:rsid w:val="00D70D02"/>
    <w:rsid w:val="00D770C7"/>
    <w:rsid w:val="00D831D3"/>
    <w:rsid w:val="00D85F07"/>
    <w:rsid w:val="00D86945"/>
    <w:rsid w:val="00D90290"/>
    <w:rsid w:val="00DD152F"/>
    <w:rsid w:val="00DD5E4E"/>
    <w:rsid w:val="00DD6279"/>
    <w:rsid w:val="00DD62A9"/>
    <w:rsid w:val="00DE213F"/>
    <w:rsid w:val="00DF027C"/>
    <w:rsid w:val="00DF4EA0"/>
    <w:rsid w:val="00E00A32"/>
    <w:rsid w:val="00E22ACD"/>
    <w:rsid w:val="00E43FFE"/>
    <w:rsid w:val="00E620B0"/>
    <w:rsid w:val="00E81B40"/>
    <w:rsid w:val="00E833F1"/>
    <w:rsid w:val="00E86203"/>
    <w:rsid w:val="00EF555B"/>
    <w:rsid w:val="00EF6B43"/>
    <w:rsid w:val="00F027BB"/>
    <w:rsid w:val="00F11DCF"/>
    <w:rsid w:val="00F162EA"/>
    <w:rsid w:val="00F351FD"/>
    <w:rsid w:val="00F356D4"/>
    <w:rsid w:val="00F51C0C"/>
    <w:rsid w:val="00F52D27"/>
    <w:rsid w:val="00F65FDD"/>
    <w:rsid w:val="00F83527"/>
    <w:rsid w:val="00F84C19"/>
    <w:rsid w:val="00F961C6"/>
    <w:rsid w:val="00FB08D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4584E"/>
  <w15:docId w15:val="{5B5EF976-08F5-44B1-82C2-8C5AEADA2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6945"/>
    <w:pPr>
      <w:spacing w:after="0"/>
    </w:pPr>
    <w:rPr>
      <w:rFonts w:eastAsiaTheme="minorEastAsia"/>
      <w:b/>
      <w:color w:val="32323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252525"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6">
    <w:name w:val="heading 6"/>
    <w:basedOn w:val="Normal"/>
    <w:next w:val="Normal"/>
    <w:link w:val="Heading6Char"/>
    <w:uiPriority w:val="1"/>
    <w:semiHidden/>
    <w:unhideWhenUsed/>
    <w:qFormat/>
    <w:rsid w:val="007E24D8"/>
    <w:pPr>
      <w:keepNext/>
      <w:keepLines/>
      <w:spacing w:before="40"/>
      <w:outlineLvl w:val="5"/>
    </w:pPr>
    <w:rPr>
      <w:rFonts w:asciiTheme="majorHAnsi" w:eastAsiaTheme="majorEastAsia" w:hAnsiTheme="majorHAnsi" w:cstheme="majorBidi"/>
      <w:color w:val="773F04"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32323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32323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252525"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323232"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323232" w:themeColor="text2"/>
      <w:sz w:val="28"/>
      <w:szCs w:val="22"/>
    </w:rPr>
  </w:style>
  <w:style w:type="character" w:customStyle="1" w:styleId="EmphasisTextChar">
    <w:name w:val="Emphasis Text Char"/>
    <w:basedOn w:val="DefaultParagraphFont"/>
    <w:link w:val="EmphasisText"/>
    <w:rsid w:val="00DF027C"/>
    <w:rPr>
      <w:rFonts w:eastAsiaTheme="minorEastAsia"/>
      <w:b/>
      <w:color w:val="323232" w:themeColor="text2"/>
      <w:sz w:val="28"/>
      <w:szCs w:val="22"/>
    </w:rPr>
  </w:style>
  <w:style w:type="paragraph" w:styleId="TOCHeading">
    <w:name w:val="TOC Heading"/>
    <w:basedOn w:val="Heading1"/>
    <w:next w:val="Normal"/>
    <w:uiPriority w:val="39"/>
    <w:unhideWhenUsed/>
    <w:qFormat/>
    <w:rsid w:val="00304F51"/>
    <w:pPr>
      <w:keepLines/>
      <w:spacing w:after="0" w:line="259" w:lineRule="auto"/>
      <w:outlineLvl w:val="9"/>
    </w:pPr>
    <w:rPr>
      <w:b w:val="0"/>
      <w:color w:val="B35E06" w:themeColor="accent1" w:themeShade="BF"/>
      <w:kern w:val="0"/>
      <w:sz w:val="32"/>
    </w:rPr>
  </w:style>
  <w:style w:type="paragraph" w:styleId="TOC1">
    <w:name w:val="toc 1"/>
    <w:basedOn w:val="Normal"/>
    <w:next w:val="Normal"/>
    <w:autoRedefine/>
    <w:uiPriority w:val="39"/>
    <w:unhideWhenUsed/>
    <w:rsid w:val="00304F51"/>
    <w:pPr>
      <w:spacing w:after="100"/>
    </w:pPr>
  </w:style>
  <w:style w:type="paragraph" w:styleId="TOC2">
    <w:name w:val="toc 2"/>
    <w:basedOn w:val="Normal"/>
    <w:next w:val="Normal"/>
    <w:autoRedefine/>
    <w:uiPriority w:val="39"/>
    <w:unhideWhenUsed/>
    <w:rsid w:val="00304F51"/>
    <w:pPr>
      <w:spacing w:after="100"/>
      <w:ind w:left="280"/>
    </w:pPr>
  </w:style>
  <w:style w:type="character" w:styleId="Hyperlink">
    <w:name w:val="Hyperlink"/>
    <w:basedOn w:val="DefaultParagraphFont"/>
    <w:uiPriority w:val="99"/>
    <w:unhideWhenUsed/>
    <w:rsid w:val="00304F51"/>
    <w:rPr>
      <w:color w:val="6B9F25" w:themeColor="hyperlink"/>
      <w:u w:val="single"/>
    </w:rPr>
  </w:style>
  <w:style w:type="paragraph" w:styleId="TOC3">
    <w:name w:val="toc 3"/>
    <w:basedOn w:val="Normal"/>
    <w:next w:val="Normal"/>
    <w:autoRedefine/>
    <w:uiPriority w:val="39"/>
    <w:unhideWhenUsed/>
    <w:rsid w:val="00304F51"/>
    <w:pPr>
      <w:spacing w:after="100" w:line="259" w:lineRule="auto"/>
      <w:ind w:left="440"/>
    </w:pPr>
    <w:rPr>
      <w:rFonts w:cs="Times New Roman"/>
      <w:b w:val="0"/>
      <w:color w:val="auto"/>
      <w:sz w:val="22"/>
    </w:rPr>
  </w:style>
  <w:style w:type="character" w:styleId="UnresolvedMention">
    <w:name w:val="Unresolved Mention"/>
    <w:basedOn w:val="DefaultParagraphFont"/>
    <w:uiPriority w:val="99"/>
    <w:semiHidden/>
    <w:unhideWhenUsed/>
    <w:rsid w:val="00B659A6"/>
    <w:rPr>
      <w:color w:val="605E5C"/>
      <w:shd w:val="clear" w:color="auto" w:fill="E1DFDD"/>
    </w:rPr>
  </w:style>
  <w:style w:type="character" w:customStyle="1" w:styleId="Heading6Char">
    <w:name w:val="Heading 6 Char"/>
    <w:basedOn w:val="DefaultParagraphFont"/>
    <w:link w:val="Heading6"/>
    <w:uiPriority w:val="1"/>
    <w:semiHidden/>
    <w:rsid w:val="007E24D8"/>
    <w:rPr>
      <w:rFonts w:asciiTheme="majorHAnsi" w:eastAsiaTheme="majorEastAsia" w:hAnsiTheme="majorHAnsi" w:cstheme="majorBidi"/>
      <w:b/>
      <w:color w:val="773F04" w:themeColor="accent1" w:themeShade="7F"/>
      <w:sz w:val="28"/>
      <w:szCs w:val="22"/>
    </w:rPr>
  </w:style>
  <w:style w:type="paragraph" w:styleId="Caption">
    <w:name w:val="caption"/>
    <w:basedOn w:val="Normal"/>
    <w:next w:val="Normal"/>
    <w:uiPriority w:val="99"/>
    <w:unhideWhenUsed/>
    <w:rsid w:val="00B56720"/>
    <w:pPr>
      <w:spacing w:after="200" w:line="240" w:lineRule="auto"/>
    </w:pPr>
    <w:rPr>
      <w:i/>
      <w:iCs/>
      <w:sz w:val="18"/>
      <w:szCs w:val="18"/>
    </w:rPr>
  </w:style>
  <w:style w:type="character" w:styleId="Strong">
    <w:name w:val="Strong"/>
    <w:basedOn w:val="DefaultParagraphFont"/>
    <w:uiPriority w:val="22"/>
    <w:qFormat/>
    <w:rsid w:val="00F84C19"/>
    <w:rPr>
      <w:b/>
      <w:bCs/>
    </w:rPr>
  </w:style>
  <w:style w:type="character" w:styleId="Emphasis">
    <w:name w:val="Emphasis"/>
    <w:basedOn w:val="DefaultParagraphFont"/>
    <w:uiPriority w:val="20"/>
    <w:qFormat/>
    <w:rsid w:val="00F84C19"/>
    <w:rPr>
      <w:i/>
      <w:iCs/>
    </w:rPr>
  </w:style>
  <w:style w:type="character" w:customStyle="1" w:styleId="lang-en">
    <w:name w:val="lang-en"/>
    <w:basedOn w:val="DefaultParagraphFont"/>
    <w:rsid w:val="006F2E83"/>
  </w:style>
  <w:style w:type="paragraph" w:styleId="NormalWeb">
    <w:name w:val="Normal (Web)"/>
    <w:basedOn w:val="Normal"/>
    <w:uiPriority w:val="99"/>
    <w:unhideWhenUsed/>
    <w:rsid w:val="006F2E83"/>
    <w:pPr>
      <w:spacing w:before="100" w:beforeAutospacing="1" w:after="100" w:afterAutospacing="1" w:line="240" w:lineRule="auto"/>
    </w:pPr>
    <w:rPr>
      <w:rFonts w:ascii="Times New Roman" w:eastAsia="Times New Roman" w:hAnsi="Times New Roman" w:cs="Times New Roman"/>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981817">
      <w:bodyDiv w:val="1"/>
      <w:marLeft w:val="0"/>
      <w:marRight w:val="0"/>
      <w:marTop w:val="0"/>
      <w:marBottom w:val="0"/>
      <w:divBdr>
        <w:top w:val="none" w:sz="0" w:space="0" w:color="auto"/>
        <w:left w:val="none" w:sz="0" w:space="0" w:color="auto"/>
        <w:bottom w:val="none" w:sz="0" w:space="0" w:color="auto"/>
        <w:right w:val="none" w:sz="0" w:space="0" w:color="auto"/>
      </w:divBdr>
    </w:div>
    <w:div w:id="490758685">
      <w:bodyDiv w:val="1"/>
      <w:marLeft w:val="0"/>
      <w:marRight w:val="0"/>
      <w:marTop w:val="0"/>
      <w:marBottom w:val="0"/>
      <w:divBdr>
        <w:top w:val="none" w:sz="0" w:space="0" w:color="auto"/>
        <w:left w:val="none" w:sz="0" w:space="0" w:color="auto"/>
        <w:bottom w:val="none" w:sz="0" w:space="0" w:color="auto"/>
        <w:right w:val="none" w:sz="0" w:space="0" w:color="auto"/>
      </w:divBdr>
    </w:div>
    <w:div w:id="712465240">
      <w:bodyDiv w:val="1"/>
      <w:marLeft w:val="0"/>
      <w:marRight w:val="0"/>
      <w:marTop w:val="0"/>
      <w:marBottom w:val="0"/>
      <w:divBdr>
        <w:top w:val="none" w:sz="0" w:space="0" w:color="auto"/>
        <w:left w:val="none" w:sz="0" w:space="0" w:color="auto"/>
        <w:bottom w:val="none" w:sz="0" w:space="0" w:color="auto"/>
        <w:right w:val="none" w:sz="0" w:space="0" w:color="auto"/>
      </w:divBdr>
    </w:div>
    <w:div w:id="940331734">
      <w:bodyDiv w:val="1"/>
      <w:marLeft w:val="0"/>
      <w:marRight w:val="0"/>
      <w:marTop w:val="0"/>
      <w:marBottom w:val="0"/>
      <w:divBdr>
        <w:top w:val="none" w:sz="0" w:space="0" w:color="auto"/>
        <w:left w:val="none" w:sz="0" w:space="0" w:color="auto"/>
        <w:bottom w:val="none" w:sz="0" w:space="0" w:color="auto"/>
        <w:right w:val="none" w:sz="0" w:space="0" w:color="auto"/>
      </w:divBdr>
    </w:div>
    <w:div w:id="1230506564">
      <w:bodyDiv w:val="1"/>
      <w:marLeft w:val="0"/>
      <w:marRight w:val="0"/>
      <w:marTop w:val="0"/>
      <w:marBottom w:val="0"/>
      <w:divBdr>
        <w:top w:val="none" w:sz="0" w:space="0" w:color="auto"/>
        <w:left w:val="none" w:sz="0" w:space="0" w:color="auto"/>
        <w:bottom w:val="none" w:sz="0" w:space="0" w:color="auto"/>
        <w:right w:val="none" w:sz="0" w:space="0" w:color="auto"/>
      </w:divBdr>
    </w:div>
    <w:div w:id="1345552194">
      <w:bodyDiv w:val="1"/>
      <w:marLeft w:val="0"/>
      <w:marRight w:val="0"/>
      <w:marTop w:val="0"/>
      <w:marBottom w:val="0"/>
      <w:divBdr>
        <w:top w:val="none" w:sz="0" w:space="0" w:color="auto"/>
        <w:left w:val="none" w:sz="0" w:space="0" w:color="auto"/>
        <w:bottom w:val="none" w:sz="0" w:space="0" w:color="auto"/>
        <w:right w:val="none" w:sz="0" w:space="0" w:color="auto"/>
      </w:divBdr>
    </w:div>
    <w:div w:id="1525946682">
      <w:bodyDiv w:val="1"/>
      <w:marLeft w:val="0"/>
      <w:marRight w:val="0"/>
      <w:marTop w:val="0"/>
      <w:marBottom w:val="0"/>
      <w:divBdr>
        <w:top w:val="none" w:sz="0" w:space="0" w:color="auto"/>
        <w:left w:val="none" w:sz="0" w:space="0" w:color="auto"/>
        <w:bottom w:val="none" w:sz="0" w:space="0" w:color="auto"/>
        <w:right w:val="none" w:sz="0" w:space="0" w:color="auto"/>
      </w:divBdr>
    </w:div>
    <w:div w:id="1703283407">
      <w:bodyDiv w:val="1"/>
      <w:marLeft w:val="0"/>
      <w:marRight w:val="0"/>
      <w:marTop w:val="0"/>
      <w:marBottom w:val="0"/>
      <w:divBdr>
        <w:top w:val="none" w:sz="0" w:space="0" w:color="auto"/>
        <w:left w:val="none" w:sz="0" w:space="0" w:color="auto"/>
        <w:bottom w:val="none" w:sz="0" w:space="0" w:color="auto"/>
        <w:right w:val="none" w:sz="0" w:space="0" w:color="auto"/>
      </w:divBdr>
    </w:div>
    <w:div w:id="1919170088">
      <w:bodyDiv w:val="1"/>
      <w:marLeft w:val="0"/>
      <w:marRight w:val="0"/>
      <w:marTop w:val="0"/>
      <w:marBottom w:val="0"/>
      <w:divBdr>
        <w:top w:val="none" w:sz="0" w:space="0" w:color="auto"/>
        <w:left w:val="none" w:sz="0" w:space="0" w:color="auto"/>
        <w:bottom w:val="none" w:sz="0" w:space="0" w:color="auto"/>
        <w:right w:val="none" w:sz="0" w:space="0" w:color="auto"/>
      </w:divBdr>
    </w:div>
    <w:div w:id="2031224247">
      <w:bodyDiv w:val="1"/>
      <w:marLeft w:val="0"/>
      <w:marRight w:val="0"/>
      <w:marTop w:val="0"/>
      <w:marBottom w:val="0"/>
      <w:divBdr>
        <w:top w:val="none" w:sz="0" w:space="0" w:color="auto"/>
        <w:left w:val="none" w:sz="0" w:space="0" w:color="auto"/>
        <w:bottom w:val="none" w:sz="0" w:space="0" w:color="auto"/>
        <w:right w:val="none" w:sz="0" w:space="0" w:color="auto"/>
      </w:divBdr>
    </w:div>
    <w:div w:id="2057578745">
      <w:bodyDiv w:val="1"/>
      <w:marLeft w:val="0"/>
      <w:marRight w:val="0"/>
      <w:marTop w:val="0"/>
      <w:marBottom w:val="0"/>
      <w:divBdr>
        <w:top w:val="none" w:sz="0" w:space="0" w:color="auto"/>
        <w:left w:val="none" w:sz="0" w:space="0" w:color="auto"/>
        <w:bottom w:val="none" w:sz="0" w:space="0" w:color="auto"/>
        <w:right w:val="none" w:sz="0" w:space="0" w:color="auto"/>
      </w:divBdr>
    </w:div>
    <w:div w:id="2081948735">
      <w:bodyDiv w:val="1"/>
      <w:marLeft w:val="0"/>
      <w:marRight w:val="0"/>
      <w:marTop w:val="0"/>
      <w:marBottom w:val="0"/>
      <w:divBdr>
        <w:top w:val="none" w:sz="0" w:space="0" w:color="auto"/>
        <w:left w:val="none" w:sz="0" w:space="0" w:color="auto"/>
        <w:bottom w:val="none" w:sz="0" w:space="0" w:color="auto"/>
        <w:right w:val="none" w:sz="0" w:space="0" w:color="auto"/>
      </w:divBdr>
    </w:div>
    <w:div w:id="213189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pixabay.com/en/home-start-%C2%ABtop%C2%BB-icon-1110868/" TargetMode="External"/><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hyperlink" Target="http://www.aviationcoaching.com/come-diventare-pilota-di-aerei-di-linea/" TargetMode="External"/><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1.wdp"/><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reg\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465BF7E510D417381DCC475537FB162"/>
        <w:category>
          <w:name w:val="General"/>
          <w:gallery w:val="placeholder"/>
        </w:category>
        <w:types>
          <w:type w:val="bbPlcHdr"/>
        </w:types>
        <w:behaviors>
          <w:behavior w:val="content"/>
        </w:behaviors>
        <w:guid w:val="{8D25249E-DDF8-4E6A-9743-879C194D6A8A}"/>
      </w:docPartPr>
      <w:docPartBody>
        <w:p w:rsidR="00A6695C" w:rsidRDefault="00A6695C">
          <w:pPr>
            <w:pStyle w:val="E465BF7E510D417381DCC475537FB16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14</w:t>
          </w:r>
          <w:r w:rsidRPr="00D86945">
            <w:rPr>
              <w:rStyle w:val="SubtitleChar"/>
              <w:b/>
            </w:rPr>
            <w:fldChar w:fldCharType="end"/>
          </w:r>
        </w:p>
      </w:docPartBody>
    </w:docPart>
    <w:docPart>
      <w:docPartPr>
        <w:name w:val="F0CF3CCBFD1E49B08349092A51802AA1"/>
        <w:category>
          <w:name w:val="General"/>
          <w:gallery w:val="placeholder"/>
        </w:category>
        <w:types>
          <w:type w:val="bbPlcHdr"/>
        </w:types>
        <w:behaviors>
          <w:behavior w:val="content"/>
        </w:behaviors>
        <w:guid w:val="{0B86282F-A8F3-4C36-9192-6D15BEF8A997}"/>
      </w:docPartPr>
      <w:docPartBody>
        <w:p w:rsidR="00A6695C" w:rsidRDefault="00A6695C">
          <w:pPr>
            <w:pStyle w:val="F0CF3CCBFD1E49B08349092A51802AA1"/>
          </w:pPr>
          <w:r>
            <w:t>COMPANY NAME</w:t>
          </w:r>
        </w:p>
      </w:docPartBody>
    </w:docPart>
    <w:docPart>
      <w:docPartPr>
        <w:name w:val="3394A55D21B94572BC558B7FE260F0A5"/>
        <w:category>
          <w:name w:val="General"/>
          <w:gallery w:val="placeholder"/>
        </w:category>
        <w:types>
          <w:type w:val="bbPlcHdr"/>
        </w:types>
        <w:behaviors>
          <w:behavior w:val="content"/>
        </w:behaviors>
        <w:guid w:val="{F03DBA2A-4150-47BC-B82C-69D73F2DF7F0}"/>
      </w:docPartPr>
      <w:docPartBody>
        <w:p w:rsidR="00A6695C" w:rsidRDefault="00A6695C">
          <w:pPr>
            <w:pStyle w:val="3394A55D21B94572BC558B7FE260F0A5"/>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mp;amp">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95C"/>
    <w:rsid w:val="000F5906"/>
    <w:rsid w:val="001E635A"/>
    <w:rsid w:val="0020326D"/>
    <w:rsid w:val="00A6695C"/>
    <w:rsid w:val="00E30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E465BF7E510D417381DCC475537FB162">
    <w:name w:val="E465BF7E510D417381DCC475537FB162"/>
  </w:style>
  <w:style w:type="paragraph" w:customStyle="1" w:styleId="F0CF3CCBFD1E49B08349092A51802AA1">
    <w:name w:val="F0CF3CCBFD1E49B08349092A51802AA1"/>
  </w:style>
  <w:style w:type="paragraph" w:customStyle="1" w:styleId="3394A55D21B94572BC558B7FE260F0A5">
    <w:name w:val="3394A55D21B94572BC558B7FE260F0A5"/>
  </w:style>
  <w:style w:type="paragraph" w:customStyle="1" w:styleId="6FD87F999839478984B94B7AE4B76DBF">
    <w:name w:val="6FD87F999839478984B94B7AE4B76DBF"/>
  </w:style>
  <w:style w:type="paragraph" w:customStyle="1" w:styleId="9EADC3FE572F41A69AF3D360C6F795E7">
    <w:name w:val="9EADC3FE572F41A69AF3D360C6F795E7"/>
  </w:style>
  <w:style w:type="paragraph" w:customStyle="1" w:styleId="DAFEF7E44C6948ACB3A3EFAD8C06994A">
    <w:name w:val="DAFEF7E44C6948ACB3A3EFAD8C06994A"/>
  </w:style>
  <w:style w:type="paragraph" w:customStyle="1" w:styleId="80B6499D76E04ADA80CFC9B83B7D3BBF">
    <w:name w:val="80B6499D76E04ADA80CFC9B83B7D3BBF"/>
  </w:style>
  <w:style w:type="paragraph" w:customStyle="1" w:styleId="BE4FF765BA4F4A3ABDB5DE211AC32F19">
    <w:name w:val="BE4FF765BA4F4A3ABDB5DE211AC32F19"/>
  </w:style>
  <w:style w:type="paragraph" w:customStyle="1" w:styleId="0281306C9CBE4392B24B807ABF679A44">
    <w:name w:val="0281306C9CBE4392B24B807ABF679A44"/>
    <w:rsid w:val="00A6695C"/>
  </w:style>
  <w:style w:type="paragraph" w:customStyle="1" w:styleId="5451EA41AE9A47949B5D3923D74C74CD">
    <w:name w:val="5451EA41AE9A47949B5D3923D74C74CD"/>
    <w:rsid w:val="00A6695C"/>
  </w:style>
  <w:style w:type="paragraph" w:customStyle="1" w:styleId="ACED80380CFA4D8489FEB54E3B897537">
    <w:name w:val="ACED80380CFA4D8489FEB54E3B897537"/>
    <w:rsid w:val="00A6695C"/>
  </w:style>
  <w:style w:type="paragraph" w:customStyle="1" w:styleId="972C507F8B9D442083190CECACAAAA9D">
    <w:name w:val="972C507F8B9D442083190CECACAAAA9D"/>
    <w:rsid w:val="0020326D"/>
  </w:style>
  <w:style w:type="paragraph" w:customStyle="1" w:styleId="DA01BFF13B4B480DB9DF0854CE171C87">
    <w:name w:val="DA01BFF13B4B480DB9DF0854CE171C87"/>
    <w:rsid w:val="0020326D"/>
  </w:style>
  <w:style w:type="paragraph" w:customStyle="1" w:styleId="D7BF114A48694F84B83C88FE9669374A">
    <w:name w:val="D7BF114A48694F84B83C88FE9669374A"/>
    <w:rsid w:val="0020326D"/>
  </w:style>
  <w:style w:type="paragraph" w:customStyle="1" w:styleId="69E9B34668674B89B3A57F8974505053">
    <w:name w:val="69E9B34668674B89B3A57F8974505053"/>
    <w:rsid w:val="0020326D"/>
  </w:style>
  <w:style w:type="paragraph" w:customStyle="1" w:styleId="778E10221652490B99A6392D9BE0CC89">
    <w:name w:val="778E10221652490B99A6392D9BE0CC89"/>
    <w:rsid w:val="0020326D"/>
  </w:style>
  <w:style w:type="paragraph" w:customStyle="1" w:styleId="2C35A6B894054B0EA97153EC04BE83E9">
    <w:name w:val="2C35A6B894054B0EA97153EC04BE83E9"/>
    <w:rsid w:val="002032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Grégory Koenig</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DF2F30-FA9F-472B-928C-F8EEFE120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1700</TotalTime>
  <Pages>42</Pages>
  <Words>4906</Words>
  <Characters>27966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Gregory Koenig</dc:creator>
  <cp:keywords/>
  <cp:lastModifiedBy>Gregory Koenig</cp:lastModifiedBy>
  <cp:revision>25</cp:revision>
  <cp:lastPrinted>2006-08-01T17:47:00Z</cp:lastPrinted>
  <dcterms:created xsi:type="dcterms:W3CDTF">2019-10-14T08:03:00Z</dcterms:created>
  <dcterms:modified xsi:type="dcterms:W3CDTF">2019-10-16T01:37:00Z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